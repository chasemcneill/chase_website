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4786A0F2" w:rsidP="57CA6D0B" w:rsidRDefault="172CA279" w14:paraId="43BD738B" w14:textId="24E2BFCC">
      <w:pPr>
        <w:spacing w:line="480" w:lineRule="auto"/>
        <w:rPr>
          <w:rFonts w:ascii="Times New Roman" w:hAnsi="Times New Roman" w:eastAsia="Times New Roman" w:cs="Times New Roman"/>
          <w:sz w:val="24"/>
          <w:szCs w:val="24"/>
        </w:rPr>
      </w:pPr>
      <w:r w:rsidRPr="57CA6D0B" w:rsidR="172CA279">
        <w:rPr>
          <w:rFonts w:ascii="Times New Roman" w:hAnsi="Times New Roman" w:eastAsia="Times New Roman" w:cs="Times New Roman"/>
          <w:sz w:val="24"/>
          <w:szCs w:val="24"/>
        </w:rPr>
        <w:t>Chase McNeill</w:t>
      </w:r>
    </w:p>
    <w:p w:rsidR="7C96A311" w:rsidP="57CA6D0B" w:rsidRDefault="7C96A311" w14:paraId="546F6880" w14:textId="2D6E7302">
      <w:pPr>
        <w:spacing w:line="480" w:lineRule="auto"/>
        <w:jc w:val="center"/>
        <w:rPr>
          <w:rFonts w:ascii="Times New Roman" w:hAnsi="Times New Roman" w:eastAsia="Times New Roman" w:cs="Times New Roman"/>
          <w:sz w:val="24"/>
          <w:szCs w:val="24"/>
        </w:rPr>
      </w:pPr>
      <w:r w:rsidRPr="57CA6D0B" w:rsidR="7C96A311">
        <w:rPr>
          <w:rFonts w:ascii="Times New Roman" w:hAnsi="Times New Roman" w:eastAsia="Times New Roman" w:cs="Times New Roman"/>
          <w:sz w:val="24"/>
          <w:szCs w:val="24"/>
        </w:rPr>
        <w:t>The Docile Peasantry: Che Guevara's Failure in Bolivia</w:t>
      </w:r>
    </w:p>
    <w:p w:rsidR="29D2A18E" w:rsidP="57CA6D0B" w:rsidRDefault="29D2A18E" w14:paraId="1A0652FA" w14:textId="5499580A">
      <w:pPr>
        <w:spacing w:line="480" w:lineRule="auto"/>
        <w:jc w:val="center"/>
        <w:rPr>
          <w:rFonts w:ascii="Times New Roman" w:hAnsi="Times New Roman" w:eastAsia="Times New Roman" w:cs="Times New Roman"/>
          <w:b w:val="1"/>
          <w:bCs w:val="1"/>
          <w:sz w:val="24"/>
          <w:szCs w:val="24"/>
        </w:rPr>
      </w:pPr>
      <w:r w:rsidRPr="57CA6D0B" w:rsidR="3A31FEA6">
        <w:rPr>
          <w:rFonts w:ascii="Times New Roman" w:hAnsi="Times New Roman" w:eastAsia="Times New Roman" w:cs="Times New Roman"/>
          <w:b w:val="1"/>
          <w:bCs w:val="1"/>
          <w:sz w:val="24"/>
          <w:szCs w:val="24"/>
        </w:rPr>
        <w:t>Introduction</w:t>
      </w:r>
      <w:r w:rsidRPr="57CA6D0B" w:rsidR="29D2A18E">
        <w:rPr>
          <w:rFonts w:ascii="Times New Roman" w:hAnsi="Times New Roman" w:eastAsia="Times New Roman" w:cs="Times New Roman"/>
          <w:b w:val="1"/>
          <w:bCs w:val="1"/>
          <w:sz w:val="24"/>
          <w:szCs w:val="24"/>
        </w:rPr>
        <w:t xml:space="preserve">: </w:t>
      </w:r>
    </w:p>
    <w:p w:rsidR="00BA2E0B" w:rsidP="57CA6D0B" w:rsidRDefault="0B7AA7BD" w14:paraId="535026E1" w14:textId="0EE2B45F">
      <w:pPr>
        <w:spacing w:line="480" w:lineRule="auto"/>
        <w:ind w:firstLine="720"/>
        <w:rPr>
          <w:rFonts w:ascii="Times New Roman" w:hAnsi="Times New Roman" w:eastAsia="Times New Roman" w:cs="Times New Roman"/>
          <w:sz w:val="24"/>
          <w:szCs w:val="24"/>
        </w:rPr>
      </w:pPr>
      <w:r w:rsidRPr="57CA6D0B" w:rsidR="0B7AA7BD">
        <w:rPr>
          <w:rFonts w:ascii="Times New Roman" w:hAnsi="Times New Roman" w:eastAsia="Times New Roman" w:cs="Times New Roman"/>
          <w:sz w:val="24"/>
          <w:szCs w:val="24"/>
        </w:rPr>
        <w:t>“The skeleton of our freedom is formed</w:t>
      </w:r>
      <w:r w:rsidRPr="57CA6D0B" w:rsidR="0B7AA7BD">
        <w:rPr>
          <w:rFonts w:ascii="Times New Roman" w:hAnsi="Times New Roman" w:eastAsia="Times New Roman" w:cs="Times New Roman"/>
          <w:sz w:val="24"/>
          <w:szCs w:val="24"/>
        </w:rPr>
        <w:t>.”</w:t>
      </w:r>
      <w:r w:rsidRPr="57CA6D0B" w:rsidR="40F33B9E">
        <w:rPr>
          <w:rStyle w:val="FootnoteReference"/>
          <w:rFonts w:ascii="Times New Roman" w:hAnsi="Times New Roman" w:eastAsia="Times New Roman" w:cs="Times New Roman"/>
          <w:sz w:val="24"/>
          <w:szCs w:val="24"/>
        </w:rPr>
        <w:footnoteReference w:id="2"/>
      </w:r>
      <w:r w:rsidRPr="57CA6D0B" w:rsidR="48964F1A">
        <w:rPr>
          <w:rFonts w:ascii="Times New Roman" w:hAnsi="Times New Roman" w:eastAsia="Times New Roman" w:cs="Times New Roman"/>
          <w:sz w:val="24"/>
          <w:szCs w:val="24"/>
        </w:rPr>
        <w:t xml:space="preserve"> </w:t>
      </w:r>
      <w:r w:rsidRPr="57CA6D0B" w:rsidR="0B7AA7BD">
        <w:rPr>
          <w:rFonts w:ascii="Times New Roman" w:hAnsi="Times New Roman" w:eastAsia="Times New Roman" w:cs="Times New Roman"/>
          <w:sz w:val="24"/>
          <w:szCs w:val="24"/>
        </w:rPr>
        <w:t>Ernesto “Che” Guevara believed that</w:t>
      </w:r>
      <w:r w:rsidRPr="57CA6D0B" w:rsidR="00BA2E0B">
        <w:rPr>
          <w:rFonts w:ascii="Times New Roman" w:hAnsi="Times New Roman" w:eastAsia="Times New Roman" w:cs="Times New Roman"/>
          <w:sz w:val="24"/>
          <w:szCs w:val="24"/>
        </w:rPr>
        <w:t xml:space="preserve"> </w:t>
      </w:r>
      <w:r w:rsidRPr="57CA6D0B" w:rsidR="0B7AA7BD">
        <w:rPr>
          <w:rFonts w:ascii="Times New Roman" w:hAnsi="Times New Roman" w:eastAsia="Times New Roman" w:cs="Times New Roman"/>
          <w:sz w:val="24"/>
          <w:szCs w:val="24"/>
        </w:rPr>
        <w:t>freedom</w:t>
      </w:r>
      <w:r w:rsidRPr="57CA6D0B" w:rsidR="00BA2E0B">
        <w:rPr>
          <w:rFonts w:ascii="Times New Roman" w:hAnsi="Times New Roman" w:eastAsia="Times New Roman" w:cs="Times New Roman"/>
          <w:sz w:val="24"/>
          <w:szCs w:val="24"/>
        </w:rPr>
        <w:t xml:space="preserve"> must be built</w:t>
      </w:r>
      <w:r w:rsidRPr="57CA6D0B" w:rsidR="0B7AA7BD">
        <w:rPr>
          <w:rFonts w:ascii="Times New Roman" w:hAnsi="Times New Roman" w:eastAsia="Times New Roman" w:cs="Times New Roman"/>
          <w:sz w:val="24"/>
          <w:szCs w:val="24"/>
        </w:rPr>
        <w:t xml:space="preserve"> through a</w:t>
      </w:r>
      <w:r w:rsidRPr="57CA6D0B" w:rsidR="00BA2E0B">
        <w:rPr>
          <w:rFonts w:ascii="Times New Roman" w:hAnsi="Times New Roman" w:eastAsia="Times New Roman" w:cs="Times New Roman"/>
          <w:sz w:val="24"/>
          <w:szCs w:val="24"/>
        </w:rPr>
        <w:t xml:space="preserve"> deliberate</w:t>
      </w:r>
      <w:r w:rsidRPr="57CA6D0B" w:rsidR="0B7AA7BD">
        <w:rPr>
          <w:rFonts w:ascii="Times New Roman" w:hAnsi="Times New Roman" w:eastAsia="Times New Roman" w:cs="Times New Roman"/>
          <w:sz w:val="24"/>
          <w:szCs w:val="24"/>
        </w:rPr>
        <w:t xml:space="preserve"> process</w:t>
      </w:r>
      <w:r w:rsidRPr="57CA6D0B" w:rsidR="00BA2E0B">
        <w:rPr>
          <w:rFonts w:ascii="Times New Roman" w:hAnsi="Times New Roman" w:eastAsia="Times New Roman" w:cs="Times New Roman"/>
          <w:sz w:val="24"/>
          <w:szCs w:val="24"/>
        </w:rPr>
        <w:t>,</w:t>
      </w:r>
      <w:r w:rsidRPr="57CA6D0B" w:rsidR="0B7AA7BD">
        <w:rPr>
          <w:rFonts w:ascii="Times New Roman" w:hAnsi="Times New Roman" w:eastAsia="Times New Roman" w:cs="Times New Roman"/>
          <w:sz w:val="24"/>
          <w:szCs w:val="24"/>
        </w:rPr>
        <w:t xml:space="preserve"> and create a</w:t>
      </w:r>
      <w:r w:rsidRPr="57CA6D0B" w:rsidR="00BA2E0B">
        <w:rPr>
          <w:rFonts w:ascii="Times New Roman" w:hAnsi="Times New Roman" w:eastAsia="Times New Roman" w:cs="Times New Roman"/>
          <w:sz w:val="24"/>
          <w:szCs w:val="24"/>
        </w:rPr>
        <w:t xml:space="preserve"> foundation, or</w:t>
      </w:r>
      <w:r w:rsidRPr="57CA6D0B" w:rsidR="0B7AA7BD">
        <w:rPr>
          <w:rFonts w:ascii="Times New Roman" w:hAnsi="Times New Roman" w:eastAsia="Times New Roman" w:cs="Times New Roman"/>
          <w:sz w:val="24"/>
          <w:szCs w:val="24"/>
        </w:rPr>
        <w:t xml:space="preserve"> </w:t>
      </w:r>
      <w:r w:rsidRPr="57CA6D0B" w:rsidR="00BA2E0B">
        <w:rPr>
          <w:rFonts w:ascii="Times New Roman" w:hAnsi="Times New Roman" w:eastAsia="Times New Roman" w:cs="Times New Roman"/>
          <w:sz w:val="24"/>
          <w:szCs w:val="24"/>
        </w:rPr>
        <w:t>“</w:t>
      </w:r>
      <w:r w:rsidRPr="57CA6D0B" w:rsidR="0B7AA7BD">
        <w:rPr>
          <w:rFonts w:ascii="Times New Roman" w:hAnsi="Times New Roman" w:eastAsia="Times New Roman" w:cs="Times New Roman"/>
          <w:sz w:val="24"/>
          <w:szCs w:val="24"/>
        </w:rPr>
        <w:t>skeleton</w:t>
      </w:r>
      <w:r w:rsidRPr="57CA6D0B" w:rsidR="00BA2E0B">
        <w:rPr>
          <w:rFonts w:ascii="Times New Roman" w:hAnsi="Times New Roman" w:eastAsia="Times New Roman" w:cs="Times New Roman"/>
          <w:sz w:val="24"/>
          <w:szCs w:val="24"/>
        </w:rPr>
        <w:t>,”</w:t>
      </w:r>
      <w:r w:rsidRPr="57CA6D0B" w:rsidR="0B7AA7BD">
        <w:rPr>
          <w:rFonts w:ascii="Times New Roman" w:hAnsi="Times New Roman" w:eastAsia="Times New Roman" w:cs="Times New Roman"/>
          <w:sz w:val="24"/>
          <w:szCs w:val="24"/>
        </w:rPr>
        <w:t xml:space="preserve"> upon which to build. As a guer</w:t>
      </w:r>
      <w:r w:rsidRPr="57CA6D0B" w:rsidR="1CB15BE2">
        <w:rPr>
          <w:rFonts w:ascii="Times New Roman" w:hAnsi="Times New Roman" w:eastAsia="Times New Roman" w:cs="Times New Roman"/>
          <w:sz w:val="24"/>
          <w:szCs w:val="24"/>
        </w:rPr>
        <w:t>r</w:t>
      </w:r>
      <w:r w:rsidRPr="57CA6D0B" w:rsidR="0B7AA7BD">
        <w:rPr>
          <w:rFonts w:ascii="Times New Roman" w:hAnsi="Times New Roman" w:eastAsia="Times New Roman" w:cs="Times New Roman"/>
          <w:sz w:val="24"/>
          <w:szCs w:val="24"/>
        </w:rPr>
        <w:t>illa, Che w</w:t>
      </w:r>
      <w:r w:rsidRPr="57CA6D0B" w:rsidR="00BA2E0B">
        <w:rPr>
          <w:rFonts w:ascii="Times New Roman" w:hAnsi="Times New Roman" w:eastAsia="Times New Roman" w:cs="Times New Roman"/>
          <w:sz w:val="24"/>
          <w:szCs w:val="24"/>
        </w:rPr>
        <w:t xml:space="preserve">ent </w:t>
      </w:r>
      <w:r w:rsidRPr="57CA6D0B" w:rsidR="0B7AA7BD">
        <w:rPr>
          <w:rFonts w:ascii="Times New Roman" w:hAnsi="Times New Roman" w:eastAsia="Times New Roman" w:cs="Times New Roman"/>
          <w:sz w:val="24"/>
          <w:szCs w:val="24"/>
        </w:rPr>
        <w:t>on to</w:t>
      </w:r>
      <w:r w:rsidRPr="57CA6D0B" w:rsidR="0B7AA7BD">
        <w:rPr>
          <w:rFonts w:ascii="Times New Roman" w:hAnsi="Times New Roman" w:eastAsia="Times New Roman" w:cs="Times New Roman"/>
          <w:sz w:val="24"/>
          <w:szCs w:val="24"/>
        </w:rPr>
        <w:t xml:space="preserve"> lead</w:t>
      </w:r>
      <w:r w:rsidRPr="57CA6D0B" w:rsidR="0B7AA7BD">
        <w:rPr>
          <w:rFonts w:ascii="Times New Roman" w:hAnsi="Times New Roman" w:eastAsia="Times New Roman" w:cs="Times New Roman"/>
          <w:sz w:val="24"/>
          <w:szCs w:val="24"/>
        </w:rPr>
        <w:t xml:space="preserve"> in three</w:t>
      </w:r>
      <w:r w:rsidRPr="57CA6D0B" w:rsidR="0B7AA7BD">
        <w:rPr>
          <w:rFonts w:ascii="Times New Roman" w:hAnsi="Times New Roman" w:eastAsia="Times New Roman" w:cs="Times New Roman"/>
          <w:sz w:val="24"/>
          <w:szCs w:val="24"/>
        </w:rPr>
        <w:t xml:space="preserve"> insurgencies</w:t>
      </w:r>
      <w:r w:rsidRPr="57CA6D0B" w:rsidR="68FCD323">
        <w:rPr>
          <w:rFonts w:ascii="Times New Roman" w:hAnsi="Times New Roman" w:eastAsia="Times New Roman" w:cs="Times New Roman"/>
          <w:sz w:val="24"/>
          <w:szCs w:val="24"/>
        </w:rPr>
        <w:t>:</w:t>
      </w:r>
      <w:r w:rsidRPr="57CA6D0B" w:rsidR="0B7AA7BD">
        <w:rPr>
          <w:rFonts w:ascii="Times New Roman" w:hAnsi="Times New Roman" w:eastAsia="Times New Roman" w:cs="Times New Roman"/>
          <w:sz w:val="24"/>
          <w:szCs w:val="24"/>
        </w:rPr>
        <w:t xml:space="preserve"> in Cuba, </w:t>
      </w:r>
      <w:r w:rsidRPr="57CA6D0B" w:rsidR="580FF632">
        <w:rPr>
          <w:rFonts w:ascii="Times New Roman" w:hAnsi="Times New Roman" w:eastAsia="Times New Roman" w:cs="Times New Roman"/>
          <w:sz w:val="24"/>
          <w:szCs w:val="24"/>
        </w:rPr>
        <w:t xml:space="preserve">Congo</w:t>
      </w:r>
      <w:r w:rsidRPr="57CA6D0B" w:rsidR="0B7AA7BD">
        <w:rPr>
          <w:rFonts w:ascii="Times New Roman" w:hAnsi="Times New Roman" w:eastAsia="Times New Roman" w:cs="Times New Roman"/>
          <w:sz w:val="24"/>
          <w:szCs w:val="24"/>
        </w:rPr>
        <w:t xml:space="preserve">, and Bolivia. </w:t>
      </w:r>
      <w:r w:rsidRPr="57CA6D0B" w:rsidR="00BA2E0B">
        <w:rPr>
          <w:rFonts w:ascii="Times New Roman" w:hAnsi="Times New Roman" w:eastAsia="Times New Roman" w:cs="Times New Roman"/>
          <w:sz w:val="24"/>
          <w:szCs w:val="24"/>
        </w:rPr>
        <w:t>Among these, only the</w:t>
      </w:r>
      <w:r w:rsidRPr="57CA6D0B" w:rsidR="0B7AA7BD">
        <w:rPr>
          <w:rFonts w:ascii="Times New Roman" w:hAnsi="Times New Roman" w:eastAsia="Times New Roman" w:cs="Times New Roman"/>
          <w:sz w:val="24"/>
          <w:szCs w:val="24"/>
        </w:rPr>
        <w:t xml:space="preserve"> July 26th Movement </w:t>
      </w:r>
      <w:r w:rsidRPr="57CA6D0B" w:rsidR="00BA2E0B">
        <w:rPr>
          <w:rFonts w:ascii="Times New Roman" w:hAnsi="Times New Roman" w:eastAsia="Times New Roman" w:cs="Times New Roman"/>
          <w:sz w:val="24"/>
          <w:szCs w:val="24"/>
        </w:rPr>
        <w:t>succeeded,</w:t>
      </w:r>
      <w:r w:rsidRPr="57CA6D0B" w:rsidR="0B7AA7BD">
        <w:rPr>
          <w:rFonts w:ascii="Times New Roman" w:hAnsi="Times New Roman" w:eastAsia="Times New Roman" w:cs="Times New Roman"/>
          <w:sz w:val="24"/>
          <w:szCs w:val="24"/>
        </w:rPr>
        <w:t xml:space="preserve"> </w:t>
      </w:r>
      <w:r w:rsidRPr="57CA6D0B" w:rsidR="0B7AA7BD">
        <w:rPr>
          <w:rFonts w:ascii="Times New Roman" w:hAnsi="Times New Roman" w:eastAsia="Times New Roman" w:cs="Times New Roman"/>
          <w:sz w:val="24"/>
          <w:szCs w:val="24"/>
        </w:rPr>
        <w:t>lead</w:t>
      </w:r>
      <w:r w:rsidRPr="57CA6D0B" w:rsidR="00BA2E0B">
        <w:rPr>
          <w:rFonts w:ascii="Times New Roman" w:hAnsi="Times New Roman" w:eastAsia="Times New Roman" w:cs="Times New Roman"/>
          <w:sz w:val="24"/>
          <w:szCs w:val="24"/>
        </w:rPr>
        <w:t>ing</w:t>
      </w:r>
      <w:r w:rsidRPr="57CA6D0B" w:rsidR="0B7AA7BD">
        <w:rPr>
          <w:rFonts w:ascii="Times New Roman" w:hAnsi="Times New Roman" w:eastAsia="Times New Roman" w:cs="Times New Roman"/>
          <w:sz w:val="24"/>
          <w:szCs w:val="24"/>
        </w:rPr>
        <w:t xml:space="preserve"> t</w:t>
      </w:r>
      <w:r w:rsidRPr="57CA6D0B" w:rsidR="00BA2E0B">
        <w:rPr>
          <w:rFonts w:ascii="Times New Roman" w:hAnsi="Times New Roman" w:eastAsia="Times New Roman" w:cs="Times New Roman"/>
          <w:sz w:val="24"/>
          <w:szCs w:val="24"/>
        </w:rPr>
        <w:t xml:space="preserve">o </w:t>
      </w:r>
      <w:r w:rsidRPr="57CA6D0B" w:rsidR="0B7AA7BD">
        <w:rPr>
          <w:rFonts w:ascii="Times New Roman" w:hAnsi="Times New Roman" w:eastAsia="Times New Roman" w:cs="Times New Roman"/>
          <w:sz w:val="24"/>
          <w:szCs w:val="24"/>
        </w:rPr>
        <w:t>the creation of his</w:t>
      </w:r>
      <w:r w:rsidRPr="57CA6D0B" w:rsidR="002746DE">
        <w:rPr>
          <w:rFonts w:ascii="Times New Roman" w:hAnsi="Times New Roman" w:eastAsia="Times New Roman" w:cs="Times New Roman"/>
          <w:sz w:val="24"/>
          <w:szCs w:val="24"/>
        </w:rPr>
        <w:t xml:space="preserve"> influential work</w:t>
      </w:r>
      <w:r w:rsidRPr="57CA6D0B" w:rsidR="0B7AA7BD">
        <w:rPr>
          <w:rFonts w:ascii="Times New Roman" w:hAnsi="Times New Roman" w:eastAsia="Times New Roman" w:cs="Times New Roman"/>
          <w:sz w:val="24"/>
          <w:szCs w:val="24"/>
        </w:rPr>
        <w:t xml:space="preserve"> </w:t>
      </w:r>
      <w:r w:rsidRPr="57CA6D0B" w:rsidR="5C1FC73D">
        <w:rPr>
          <w:rFonts w:ascii="Times New Roman" w:hAnsi="Times New Roman" w:eastAsia="Times New Roman" w:cs="Times New Roman"/>
          <w:i w:val="1"/>
          <w:iCs w:val="1"/>
          <w:sz w:val="24"/>
          <w:szCs w:val="24"/>
        </w:rPr>
        <w:t>Guerrilla</w:t>
      </w:r>
      <w:r w:rsidRPr="57CA6D0B" w:rsidR="0B7AA7BD">
        <w:rPr>
          <w:rFonts w:ascii="Times New Roman" w:hAnsi="Times New Roman" w:eastAsia="Times New Roman" w:cs="Times New Roman"/>
          <w:i w:val="1"/>
          <w:iCs w:val="1"/>
          <w:sz w:val="24"/>
          <w:szCs w:val="24"/>
        </w:rPr>
        <w:t xml:space="preserve"> Warfare</w:t>
      </w:r>
      <w:r w:rsidRPr="57CA6D0B" w:rsidR="0B7AA7BD">
        <w:rPr>
          <w:rFonts w:ascii="Times New Roman" w:hAnsi="Times New Roman" w:eastAsia="Times New Roman" w:cs="Times New Roman"/>
          <w:sz w:val="24"/>
          <w:szCs w:val="24"/>
        </w:rPr>
        <w:t>.</w:t>
      </w:r>
      <w:r w:rsidRPr="57CA6D0B" w:rsidR="0B7AA7BD">
        <w:rPr>
          <w:rFonts w:ascii="Times New Roman" w:hAnsi="Times New Roman" w:eastAsia="Times New Roman" w:cs="Times New Roman"/>
          <w:sz w:val="24"/>
          <w:szCs w:val="24"/>
        </w:rPr>
        <w:t xml:space="preserve"> Che</w:t>
      </w:r>
      <w:r w:rsidRPr="57CA6D0B" w:rsidR="0B7AA7BD">
        <w:rPr>
          <w:rFonts w:ascii="Times New Roman" w:hAnsi="Times New Roman" w:eastAsia="Times New Roman" w:cs="Times New Roman"/>
          <w:sz w:val="24"/>
          <w:szCs w:val="24"/>
        </w:rPr>
        <w:t xml:space="preserve"> face</w:t>
      </w:r>
      <w:r w:rsidRPr="57CA6D0B" w:rsidR="00BA2E0B">
        <w:rPr>
          <w:rFonts w:ascii="Times New Roman" w:hAnsi="Times New Roman" w:eastAsia="Times New Roman" w:cs="Times New Roman"/>
          <w:sz w:val="24"/>
          <w:szCs w:val="24"/>
        </w:rPr>
        <w:t>d</w:t>
      </w:r>
      <w:r w:rsidRPr="57CA6D0B" w:rsidR="0B7AA7BD">
        <w:rPr>
          <w:rFonts w:ascii="Times New Roman" w:hAnsi="Times New Roman" w:eastAsia="Times New Roman" w:cs="Times New Roman"/>
          <w:sz w:val="24"/>
          <w:szCs w:val="24"/>
        </w:rPr>
        <w:t xml:space="preserve"> failure in the Congo and </w:t>
      </w:r>
      <w:r w:rsidRPr="57CA6D0B" w:rsidR="00BA2E0B">
        <w:rPr>
          <w:rFonts w:ascii="Times New Roman" w:hAnsi="Times New Roman" w:eastAsia="Times New Roman" w:cs="Times New Roman"/>
          <w:sz w:val="24"/>
          <w:szCs w:val="24"/>
        </w:rPr>
        <w:t>ultimately met</w:t>
      </w:r>
      <w:r w:rsidRPr="57CA6D0B" w:rsidR="00BA2E0B">
        <w:rPr>
          <w:rFonts w:ascii="Times New Roman" w:hAnsi="Times New Roman" w:eastAsia="Times New Roman" w:cs="Times New Roman"/>
          <w:sz w:val="24"/>
          <w:szCs w:val="24"/>
        </w:rPr>
        <w:t xml:space="preserve"> his </w:t>
      </w:r>
      <w:r w:rsidRPr="57CA6D0B" w:rsidR="0B7AA7BD">
        <w:rPr>
          <w:rFonts w:ascii="Times New Roman" w:hAnsi="Times New Roman" w:eastAsia="Times New Roman" w:cs="Times New Roman"/>
          <w:sz w:val="24"/>
          <w:szCs w:val="24"/>
        </w:rPr>
        <w:t>death</w:t>
      </w:r>
      <w:r w:rsidRPr="57CA6D0B" w:rsidR="00BA2E0B">
        <w:rPr>
          <w:rFonts w:ascii="Times New Roman" w:hAnsi="Times New Roman" w:eastAsia="Times New Roman" w:cs="Times New Roman"/>
          <w:sz w:val="24"/>
          <w:szCs w:val="24"/>
        </w:rPr>
        <w:t xml:space="preserve"> in Bolivia in 1967,</w:t>
      </w:r>
      <w:r w:rsidRPr="57CA6D0B" w:rsidR="0B7AA7BD">
        <w:rPr>
          <w:rFonts w:ascii="Times New Roman" w:hAnsi="Times New Roman" w:eastAsia="Times New Roman" w:cs="Times New Roman"/>
          <w:sz w:val="24"/>
          <w:szCs w:val="24"/>
        </w:rPr>
        <w:t xml:space="preserve"> </w:t>
      </w:r>
      <w:r w:rsidRPr="57CA6D0B" w:rsidR="00BA2E0B">
        <w:rPr>
          <w:rFonts w:ascii="Times New Roman" w:hAnsi="Times New Roman" w:eastAsia="Times New Roman" w:cs="Times New Roman"/>
          <w:sz w:val="24"/>
          <w:szCs w:val="24"/>
        </w:rPr>
        <w:t>orchestrated by the</w:t>
      </w:r>
      <w:r w:rsidRPr="57CA6D0B" w:rsidR="0B7AA7BD">
        <w:rPr>
          <w:rFonts w:ascii="Times New Roman" w:hAnsi="Times New Roman" w:eastAsia="Times New Roman" w:cs="Times New Roman"/>
          <w:sz w:val="24"/>
          <w:szCs w:val="24"/>
        </w:rPr>
        <w:t xml:space="preserve"> Bolivian army </w:t>
      </w:r>
      <w:r w:rsidRPr="57CA6D0B" w:rsidR="00BA2E0B">
        <w:rPr>
          <w:rFonts w:ascii="Times New Roman" w:hAnsi="Times New Roman" w:eastAsia="Times New Roman" w:cs="Times New Roman"/>
          <w:sz w:val="24"/>
          <w:szCs w:val="24"/>
        </w:rPr>
        <w:t>with</w:t>
      </w:r>
      <w:r w:rsidRPr="57CA6D0B" w:rsidR="0B7AA7BD">
        <w:rPr>
          <w:rFonts w:ascii="Times New Roman" w:hAnsi="Times New Roman" w:eastAsia="Times New Roman" w:cs="Times New Roman"/>
          <w:sz w:val="24"/>
          <w:szCs w:val="24"/>
        </w:rPr>
        <w:t xml:space="preserve"> CIA </w:t>
      </w:r>
      <w:r w:rsidRPr="57CA6D0B" w:rsidR="00BA2E0B">
        <w:rPr>
          <w:rFonts w:ascii="Times New Roman" w:hAnsi="Times New Roman" w:eastAsia="Times New Roman" w:cs="Times New Roman"/>
          <w:sz w:val="24"/>
          <w:szCs w:val="24"/>
        </w:rPr>
        <w:t>support</w:t>
      </w:r>
      <w:r w:rsidRPr="57CA6D0B" w:rsidR="0B7AA7BD">
        <w:rPr>
          <w:rFonts w:ascii="Times New Roman" w:hAnsi="Times New Roman" w:eastAsia="Times New Roman" w:cs="Times New Roman"/>
          <w:sz w:val="24"/>
          <w:szCs w:val="24"/>
        </w:rPr>
        <w:t xml:space="preserve">. </w:t>
      </w:r>
    </w:p>
    <w:p w:rsidR="00BA2E0B" w:rsidP="57CA6D0B" w:rsidRDefault="0B7AA7BD" w14:paraId="1E201C4C" w14:textId="02114B2C">
      <w:pPr>
        <w:spacing w:line="480" w:lineRule="auto"/>
        <w:ind w:firstLine="720"/>
        <w:rPr>
          <w:rFonts w:ascii="Times New Roman" w:hAnsi="Times New Roman" w:eastAsia="Times New Roman" w:cs="Times New Roman"/>
          <w:sz w:val="24"/>
          <w:szCs w:val="24"/>
        </w:rPr>
      </w:pPr>
      <w:r w:rsidRPr="57CA6D0B" w:rsidR="0B7AA7BD">
        <w:rPr>
          <w:rFonts w:ascii="Times New Roman" w:hAnsi="Times New Roman" w:eastAsia="Times New Roman" w:cs="Times New Roman"/>
          <w:sz w:val="24"/>
          <w:szCs w:val="24"/>
        </w:rPr>
        <w:t>Even after his death,</w:t>
      </w:r>
      <w:r w:rsidRPr="57CA6D0B" w:rsidR="00BA2E0B">
        <w:rPr>
          <w:rFonts w:ascii="Times New Roman" w:hAnsi="Times New Roman" w:eastAsia="Times New Roman" w:cs="Times New Roman"/>
          <w:sz w:val="24"/>
          <w:szCs w:val="24"/>
        </w:rPr>
        <w:t xml:space="preserve"> Che’s</w:t>
      </w:r>
      <w:r w:rsidRPr="57CA6D0B" w:rsidR="0B7AA7BD">
        <w:rPr>
          <w:rFonts w:ascii="Times New Roman" w:hAnsi="Times New Roman" w:eastAsia="Times New Roman" w:cs="Times New Roman"/>
          <w:sz w:val="24"/>
          <w:szCs w:val="24"/>
        </w:rPr>
        <w:t xml:space="preserve"> popularity</w:t>
      </w:r>
      <w:r w:rsidRPr="57CA6D0B" w:rsidR="0B7AA7BD">
        <w:rPr>
          <w:rFonts w:ascii="Times New Roman" w:hAnsi="Times New Roman" w:eastAsia="Times New Roman" w:cs="Times New Roman"/>
          <w:sz w:val="24"/>
          <w:szCs w:val="24"/>
        </w:rPr>
        <w:t xml:space="preserve"> soared beyond what </w:t>
      </w:r>
      <w:r w:rsidRPr="57CA6D0B" w:rsidR="00BA2E0B">
        <w:rPr>
          <w:rFonts w:ascii="Times New Roman" w:hAnsi="Times New Roman" w:eastAsia="Times New Roman" w:cs="Times New Roman"/>
          <w:sz w:val="24"/>
          <w:szCs w:val="24"/>
        </w:rPr>
        <w:t>it was during</w:t>
      </w:r>
      <w:r w:rsidRPr="57CA6D0B" w:rsidR="0B7AA7BD">
        <w:rPr>
          <w:rFonts w:ascii="Times New Roman" w:hAnsi="Times New Roman" w:eastAsia="Times New Roman" w:cs="Times New Roman"/>
          <w:sz w:val="24"/>
          <w:szCs w:val="24"/>
        </w:rPr>
        <w:t xml:space="preserve"> his lifetime</w:t>
      </w:r>
      <w:r w:rsidRPr="57CA6D0B" w:rsidR="00BA2E0B">
        <w:rPr>
          <w:rFonts w:ascii="Times New Roman" w:hAnsi="Times New Roman" w:eastAsia="Times New Roman" w:cs="Times New Roman"/>
          <w:sz w:val="24"/>
          <w:szCs w:val="24"/>
        </w:rPr>
        <w:t>,</w:t>
      </w:r>
      <w:r w:rsidRPr="57CA6D0B" w:rsidR="0B7AA7BD">
        <w:rPr>
          <w:rFonts w:ascii="Times New Roman" w:hAnsi="Times New Roman" w:eastAsia="Times New Roman" w:cs="Times New Roman"/>
          <w:sz w:val="24"/>
          <w:szCs w:val="24"/>
        </w:rPr>
        <w:t xml:space="preserve"> </w:t>
      </w:r>
      <w:r w:rsidRPr="57CA6D0B" w:rsidR="00BA2E0B">
        <w:rPr>
          <w:rFonts w:ascii="Times New Roman" w:hAnsi="Times New Roman" w:eastAsia="Times New Roman" w:cs="Times New Roman"/>
          <w:sz w:val="24"/>
          <w:szCs w:val="24"/>
        </w:rPr>
        <w:t xml:space="preserve">fueled by </w:t>
      </w:r>
      <w:r w:rsidRPr="57CA6D0B" w:rsidR="0B7AA7BD">
        <w:rPr>
          <w:rFonts w:ascii="Times New Roman" w:hAnsi="Times New Roman" w:eastAsia="Times New Roman" w:cs="Times New Roman"/>
          <w:sz w:val="24"/>
          <w:szCs w:val="24"/>
        </w:rPr>
        <w:t>his ideology and anti-</w:t>
      </w:r>
      <w:r w:rsidRPr="57CA6D0B" w:rsidR="3687C7BF">
        <w:rPr>
          <w:rFonts w:ascii="Times New Roman" w:hAnsi="Times New Roman" w:eastAsia="Times New Roman" w:cs="Times New Roman"/>
          <w:sz w:val="24"/>
          <w:szCs w:val="24"/>
        </w:rPr>
        <w:t>imperial</w:t>
      </w:r>
      <w:r w:rsidRPr="57CA6D0B" w:rsidR="00BA2E0B">
        <w:rPr>
          <w:rFonts w:ascii="Times New Roman" w:hAnsi="Times New Roman" w:eastAsia="Times New Roman" w:cs="Times New Roman"/>
          <w:sz w:val="24"/>
          <w:szCs w:val="24"/>
        </w:rPr>
        <w:t>ist</w:t>
      </w:r>
      <w:r w:rsidRPr="57CA6D0B" w:rsidR="3687C7BF">
        <w:rPr>
          <w:rFonts w:ascii="Times New Roman" w:hAnsi="Times New Roman" w:eastAsia="Times New Roman" w:cs="Times New Roman"/>
          <w:sz w:val="24"/>
          <w:szCs w:val="24"/>
        </w:rPr>
        <w:t xml:space="preserve"> </w:t>
      </w:r>
      <w:r w:rsidRPr="57CA6D0B" w:rsidR="0B7AA7BD">
        <w:rPr>
          <w:rFonts w:ascii="Times New Roman" w:hAnsi="Times New Roman" w:eastAsia="Times New Roman" w:cs="Times New Roman"/>
          <w:sz w:val="24"/>
          <w:szCs w:val="24"/>
        </w:rPr>
        <w:t xml:space="preserve">sentiment. Many </w:t>
      </w:r>
      <w:bookmarkStart w:name="_Int_I3HGO44X" w:id="281124507"/>
      <w:r w:rsidRPr="57CA6D0B" w:rsidR="00BA2E0B">
        <w:rPr>
          <w:rFonts w:ascii="Times New Roman" w:hAnsi="Times New Roman" w:eastAsia="Times New Roman" w:cs="Times New Roman"/>
          <w:sz w:val="24"/>
          <w:szCs w:val="24"/>
        </w:rPr>
        <w:t>attribute</w:t>
      </w:r>
      <w:bookmarkEnd w:id="281124507"/>
      <w:r w:rsidRPr="57CA6D0B" w:rsidR="0B7AA7BD">
        <w:rPr>
          <w:rFonts w:ascii="Times New Roman" w:hAnsi="Times New Roman" w:eastAsia="Times New Roman" w:cs="Times New Roman"/>
          <w:sz w:val="24"/>
          <w:szCs w:val="24"/>
        </w:rPr>
        <w:t xml:space="preserve"> Che’s </w:t>
      </w:r>
      <w:r w:rsidRPr="57CA6D0B" w:rsidR="00BA2E0B">
        <w:rPr>
          <w:rFonts w:ascii="Times New Roman" w:hAnsi="Times New Roman" w:eastAsia="Times New Roman" w:cs="Times New Roman"/>
          <w:sz w:val="24"/>
          <w:szCs w:val="24"/>
        </w:rPr>
        <w:t>down</w:t>
      </w:r>
      <w:r w:rsidRPr="57CA6D0B" w:rsidR="0B7AA7BD">
        <w:rPr>
          <w:rFonts w:ascii="Times New Roman" w:hAnsi="Times New Roman" w:eastAsia="Times New Roman" w:cs="Times New Roman"/>
          <w:sz w:val="24"/>
          <w:szCs w:val="24"/>
        </w:rPr>
        <w:t xml:space="preserve">fall in Bolivia </w:t>
      </w:r>
      <w:r w:rsidRPr="57CA6D0B" w:rsidR="00BA2E0B">
        <w:rPr>
          <w:rFonts w:ascii="Times New Roman" w:hAnsi="Times New Roman" w:eastAsia="Times New Roman" w:cs="Times New Roman"/>
          <w:sz w:val="24"/>
          <w:szCs w:val="24"/>
        </w:rPr>
        <w:t>to</w:t>
      </w:r>
      <w:r w:rsidRPr="57CA6D0B" w:rsidR="0B7AA7BD">
        <w:rPr>
          <w:rFonts w:ascii="Times New Roman" w:hAnsi="Times New Roman" w:eastAsia="Times New Roman" w:cs="Times New Roman"/>
          <w:sz w:val="24"/>
          <w:szCs w:val="24"/>
        </w:rPr>
        <w:t xml:space="preserve"> United States intervention and </w:t>
      </w:r>
      <w:r w:rsidRPr="57CA6D0B" w:rsidR="00BA2E0B">
        <w:rPr>
          <w:rFonts w:ascii="Times New Roman" w:hAnsi="Times New Roman" w:eastAsia="Times New Roman" w:cs="Times New Roman"/>
          <w:sz w:val="24"/>
          <w:szCs w:val="24"/>
        </w:rPr>
        <w:t>his failure to gain</w:t>
      </w:r>
      <w:r w:rsidRPr="57CA6D0B" w:rsidR="0B7AA7BD">
        <w:rPr>
          <w:rFonts w:ascii="Times New Roman" w:hAnsi="Times New Roman" w:eastAsia="Times New Roman" w:cs="Times New Roman"/>
          <w:sz w:val="24"/>
          <w:szCs w:val="24"/>
        </w:rPr>
        <w:t xml:space="preserve"> peasant support in the region. However, does </w:t>
      </w:r>
      <w:r w:rsidRPr="57CA6D0B" w:rsidR="00BA2E0B">
        <w:rPr>
          <w:rFonts w:ascii="Times New Roman" w:hAnsi="Times New Roman" w:eastAsia="Times New Roman" w:cs="Times New Roman"/>
          <w:sz w:val="24"/>
          <w:szCs w:val="24"/>
        </w:rPr>
        <w:t>U.S.</w:t>
      </w:r>
      <w:r w:rsidRPr="57CA6D0B" w:rsidR="0B7AA7BD">
        <w:rPr>
          <w:rFonts w:ascii="Times New Roman" w:hAnsi="Times New Roman" w:eastAsia="Times New Roman" w:cs="Times New Roman"/>
          <w:sz w:val="24"/>
          <w:szCs w:val="24"/>
        </w:rPr>
        <w:t xml:space="preserve"> intervention</w:t>
      </w:r>
      <w:r w:rsidRPr="57CA6D0B" w:rsidR="00BA2E0B">
        <w:rPr>
          <w:rFonts w:ascii="Times New Roman" w:hAnsi="Times New Roman" w:eastAsia="Times New Roman" w:cs="Times New Roman"/>
          <w:sz w:val="24"/>
          <w:szCs w:val="24"/>
        </w:rPr>
        <w:t xml:space="preserve"> alone</w:t>
      </w:r>
      <w:r w:rsidRPr="57CA6D0B" w:rsidR="0B7AA7BD">
        <w:rPr>
          <w:rFonts w:ascii="Times New Roman" w:hAnsi="Times New Roman" w:eastAsia="Times New Roman" w:cs="Times New Roman"/>
          <w:sz w:val="24"/>
          <w:szCs w:val="24"/>
        </w:rPr>
        <w:t xml:space="preserve"> </w:t>
      </w:r>
      <w:r w:rsidRPr="57CA6D0B" w:rsidR="00BA2E0B">
        <w:rPr>
          <w:rFonts w:ascii="Times New Roman" w:hAnsi="Times New Roman" w:eastAsia="Times New Roman" w:cs="Times New Roman"/>
          <w:sz w:val="24"/>
          <w:szCs w:val="24"/>
        </w:rPr>
        <w:t>explain</w:t>
      </w:r>
      <w:r w:rsidRPr="57CA6D0B" w:rsidR="0B7AA7BD">
        <w:rPr>
          <w:rFonts w:ascii="Times New Roman" w:hAnsi="Times New Roman" w:eastAsia="Times New Roman" w:cs="Times New Roman"/>
          <w:sz w:val="24"/>
          <w:szCs w:val="24"/>
        </w:rPr>
        <w:t xml:space="preserve"> the full story? </w:t>
      </w:r>
      <w:r w:rsidRPr="57CA6D0B" w:rsidR="00BA2E0B">
        <w:rPr>
          <w:rFonts w:ascii="Times New Roman" w:hAnsi="Times New Roman" w:eastAsia="Times New Roman" w:cs="Times New Roman"/>
          <w:sz w:val="24"/>
          <w:szCs w:val="24"/>
        </w:rPr>
        <w:t>One</w:t>
      </w:r>
      <w:r w:rsidRPr="57CA6D0B" w:rsidR="0B7AA7BD">
        <w:rPr>
          <w:rFonts w:ascii="Times New Roman" w:hAnsi="Times New Roman" w:eastAsia="Times New Roman" w:cs="Times New Roman"/>
          <w:sz w:val="24"/>
          <w:szCs w:val="24"/>
        </w:rPr>
        <w:t xml:space="preserve"> may only </w:t>
      </w:r>
      <w:r w:rsidRPr="57CA6D0B" w:rsidR="00BA2E0B">
        <w:rPr>
          <w:rFonts w:ascii="Times New Roman" w:hAnsi="Times New Roman" w:eastAsia="Times New Roman" w:cs="Times New Roman"/>
          <w:sz w:val="24"/>
          <w:szCs w:val="24"/>
        </w:rPr>
        <w:t>need</w:t>
      </w:r>
      <w:r w:rsidRPr="57CA6D0B" w:rsidR="0B7AA7BD">
        <w:rPr>
          <w:rFonts w:ascii="Times New Roman" w:hAnsi="Times New Roman" w:eastAsia="Times New Roman" w:cs="Times New Roman"/>
          <w:sz w:val="24"/>
          <w:szCs w:val="24"/>
        </w:rPr>
        <w:t xml:space="preserve"> to </w:t>
      </w:r>
      <w:r w:rsidRPr="57CA6D0B" w:rsidR="00BA2E0B">
        <w:rPr>
          <w:rFonts w:ascii="Times New Roman" w:hAnsi="Times New Roman" w:eastAsia="Times New Roman" w:cs="Times New Roman"/>
          <w:sz w:val="24"/>
          <w:szCs w:val="24"/>
        </w:rPr>
        <w:t>examine Che’s own decisions</w:t>
      </w:r>
      <w:r w:rsidRPr="57CA6D0B" w:rsidR="0B7AA7BD">
        <w:rPr>
          <w:rFonts w:ascii="Times New Roman" w:hAnsi="Times New Roman" w:eastAsia="Times New Roman" w:cs="Times New Roman"/>
          <w:sz w:val="24"/>
          <w:szCs w:val="24"/>
        </w:rPr>
        <w:t xml:space="preserve"> to </w:t>
      </w:r>
      <w:r w:rsidRPr="57CA6D0B" w:rsidR="00BA2E0B">
        <w:rPr>
          <w:rFonts w:ascii="Times New Roman" w:hAnsi="Times New Roman" w:eastAsia="Times New Roman" w:cs="Times New Roman"/>
          <w:sz w:val="24"/>
          <w:szCs w:val="24"/>
        </w:rPr>
        <w:t>understand why</w:t>
      </w:r>
      <w:r w:rsidRPr="57CA6D0B" w:rsidR="0B7AA7BD">
        <w:rPr>
          <w:rFonts w:ascii="Times New Roman" w:hAnsi="Times New Roman" w:eastAsia="Times New Roman" w:cs="Times New Roman"/>
          <w:sz w:val="24"/>
          <w:szCs w:val="24"/>
        </w:rPr>
        <w:t xml:space="preserve"> his </w:t>
      </w:r>
      <w:r w:rsidRPr="57CA6D0B" w:rsidR="5C1FC73D">
        <w:rPr>
          <w:rFonts w:ascii="Times New Roman" w:hAnsi="Times New Roman" w:eastAsia="Times New Roman" w:cs="Times New Roman"/>
          <w:sz w:val="24"/>
          <w:szCs w:val="24"/>
        </w:rPr>
        <w:t>guerrilla</w:t>
      </w:r>
      <w:r w:rsidRPr="57CA6D0B" w:rsidR="0B7AA7BD">
        <w:rPr>
          <w:rFonts w:ascii="Times New Roman" w:hAnsi="Times New Roman" w:eastAsia="Times New Roman" w:cs="Times New Roman"/>
          <w:sz w:val="24"/>
          <w:szCs w:val="24"/>
        </w:rPr>
        <w:t xml:space="preserve"> warfare in Bolivia</w:t>
      </w:r>
      <w:r w:rsidRPr="57CA6D0B" w:rsidR="0B7AA7BD">
        <w:rPr>
          <w:rFonts w:ascii="Times New Roman" w:hAnsi="Times New Roman" w:eastAsia="Times New Roman" w:cs="Times New Roman"/>
          <w:sz w:val="24"/>
          <w:szCs w:val="24"/>
        </w:rPr>
        <w:t xml:space="preserve"> fail</w:t>
      </w:r>
      <w:r w:rsidRPr="57CA6D0B" w:rsidR="00BA2E0B">
        <w:rPr>
          <w:rFonts w:ascii="Times New Roman" w:hAnsi="Times New Roman" w:eastAsia="Times New Roman" w:cs="Times New Roman"/>
          <w:sz w:val="24"/>
          <w:szCs w:val="24"/>
        </w:rPr>
        <w:t>ed.</w:t>
      </w:r>
      <w:r w:rsidRPr="57CA6D0B" w:rsidR="0B7AA7BD">
        <w:rPr>
          <w:rFonts w:ascii="Times New Roman" w:hAnsi="Times New Roman" w:eastAsia="Times New Roman" w:cs="Times New Roman"/>
          <w:sz w:val="24"/>
          <w:szCs w:val="24"/>
        </w:rPr>
        <w:t xml:space="preserve"> </w:t>
      </w:r>
    </w:p>
    <w:p w:rsidR="00A949F3" w:rsidP="57CA6D0B" w:rsidRDefault="00A949F3" w14:paraId="3E49A097" w14:textId="6B084D5F">
      <w:pPr>
        <w:spacing w:line="480" w:lineRule="auto"/>
        <w:ind w:firstLine="720"/>
        <w:rPr>
          <w:rFonts w:ascii="Times New Roman" w:hAnsi="Times New Roman" w:eastAsia="Times New Roman" w:cs="Times New Roman"/>
          <w:sz w:val="24"/>
          <w:szCs w:val="24"/>
        </w:rPr>
      </w:pPr>
      <w:r w:rsidRPr="57CA6D0B" w:rsidR="00A949F3">
        <w:rPr>
          <w:rFonts w:ascii="Times New Roman" w:hAnsi="Times New Roman" w:eastAsia="Times New Roman" w:cs="Times New Roman"/>
          <w:sz w:val="24"/>
          <w:szCs w:val="24"/>
        </w:rPr>
        <w:t xml:space="preserve">During his early travels, </w:t>
      </w:r>
      <w:r w:rsidRPr="57CA6D0B" w:rsidR="0B7AA7BD">
        <w:rPr>
          <w:rFonts w:ascii="Times New Roman" w:hAnsi="Times New Roman" w:eastAsia="Times New Roman" w:cs="Times New Roman"/>
          <w:sz w:val="24"/>
          <w:szCs w:val="24"/>
        </w:rPr>
        <w:t>Che</w:t>
      </w:r>
      <w:r w:rsidRPr="57CA6D0B" w:rsidR="0B7AA7BD">
        <w:rPr>
          <w:rFonts w:ascii="Times New Roman" w:hAnsi="Times New Roman" w:eastAsia="Times New Roman" w:cs="Times New Roman"/>
          <w:sz w:val="24"/>
          <w:szCs w:val="24"/>
        </w:rPr>
        <w:t xml:space="preserve"> </w:t>
      </w:r>
      <w:r w:rsidRPr="57CA6D0B" w:rsidR="0B7AA7BD">
        <w:rPr>
          <w:rFonts w:ascii="Times New Roman" w:hAnsi="Times New Roman" w:eastAsia="Times New Roman" w:cs="Times New Roman"/>
          <w:sz w:val="24"/>
          <w:szCs w:val="24"/>
        </w:rPr>
        <w:t xml:space="preserve">fail</w:t>
      </w:r>
      <w:r w:rsidRPr="57CA6D0B" w:rsidR="00A949F3">
        <w:rPr>
          <w:rFonts w:ascii="Times New Roman" w:hAnsi="Times New Roman" w:eastAsia="Times New Roman" w:cs="Times New Roman"/>
          <w:sz w:val="24"/>
          <w:szCs w:val="24"/>
        </w:rPr>
        <w:t>ed</w:t>
      </w:r>
      <w:r w:rsidRPr="57CA6D0B" w:rsidR="0B7AA7BD">
        <w:rPr>
          <w:rFonts w:ascii="Times New Roman" w:hAnsi="Times New Roman" w:eastAsia="Times New Roman" w:cs="Times New Roman"/>
          <w:sz w:val="24"/>
          <w:szCs w:val="24"/>
        </w:rPr>
        <w:t xml:space="preserve"> to</w:t>
      </w:r>
      <w:r w:rsidRPr="57CA6D0B" w:rsidR="0B7AA7BD">
        <w:rPr>
          <w:rFonts w:ascii="Times New Roman" w:hAnsi="Times New Roman" w:eastAsia="Times New Roman" w:cs="Times New Roman"/>
          <w:sz w:val="24"/>
          <w:szCs w:val="24"/>
        </w:rPr>
        <w:t xml:space="preserve"> </w:t>
      </w:r>
      <w:r w:rsidRPr="57CA6D0B" w:rsidR="00A949F3">
        <w:rPr>
          <w:rFonts w:ascii="Times New Roman" w:hAnsi="Times New Roman" w:eastAsia="Times New Roman" w:cs="Times New Roman"/>
          <w:sz w:val="24"/>
          <w:szCs w:val="24"/>
        </w:rPr>
        <w:t xml:space="preserve">grasp the significance of </w:t>
      </w:r>
      <w:r w:rsidRPr="57CA6D0B" w:rsidR="0B7AA7BD">
        <w:rPr>
          <w:rFonts w:ascii="Times New Roman" w:hAnsi="Times New Roman" w:eastAsia="Times New Roman" w:cs="Times New Roman"/>
          <w:sz w:val="24"/>
          <w:szCs w:val="24"/>
        </w:rPr>
        <w:t>the MNR movement</w:t>
      </w:r>
      <w:r w:rsidRPr="57CA6D0B" w:rsidR="00A949F3">
        <w:rPr>
          <w:rFonts w:ascii="Times New Roman" w:hAnsi="Times New Roman" w:eastAsia="Times New Roman" w:cs="Times New Roman"/>
          <w:sz w:val="24"/>
          <w:szCs w:val="24"/>
        </w:rPr>
        <w:t>.</w:t>
      </w:r>
      <w:r w:rsidRPr="57CA6D0B" w:rsidR="00A949F3">
        <w:rPr>
          <w:rFonts w:ascii="Times New Roman" w:hAnsi="Times New Roman" w:eastAsia="Times New Roman" w:cs="Times New Roman"/>
          <w:sz w:val="24"/>
          <w:szCs w:val="24"/>
        </w:rPr>
        <w:t xml:space="preserve"> </w:t>
      </w:r>
      <w:r w:rsidRPr="57CA6D0B" w:rsidR="0B7AA7BD">
        <w:rPr>
          <w:rFonts w:ascii="Times New Roman" w:hAnsi="Times New Roman" w:eastAsia="Times New Roman" w:cs="Times New Roman"/>
          <w:sz w:val="24"/>
          <w:szCs w:val="24"/>
        </w:rPr>
        <w:t xml:space="preserve">Additionally, </w:t>
      </w:r>
      <w:r w:rsidRPr="57CA6D0B" w:rsidR="00A949F3">
        <w:rPr>
          <w:rFonts w:ascii="Times New Roman" w:hAnsi="Times New Roman" w:eastAsia="Times New Roman" w:cs="Times New Roman"/>
          <w:sz w:val="24"/>
          <w:szCs w:val="24"/>
        </w:rPr>
        <w:t>he declined</w:t>
      </w:r>
      <w:r w:rsidRPr="57CA6D0B" w:rsidR="0B7AA7BD">
        <w:rPr>
          <w:rFonts w:ascii="Times New Roman" w:hAnsi="Times New Roman" w:eastAsia="Times New Roman" w:cs="Times New Roman"/>
          <w:sz w:val="24"/>
          <w:szCs w:val="24"/>
        </w:rPr>
        <w:t xml:space="preserve"> opportunit</w:t>
      </w:r>
      <w:r w:rsidRPr="57CA6D0B" w:rsidR="00A949F3">
        <w:rPr>
          <w:rFonts w:ascii="Times New Roman" w:hAnsi="Times New Roman" w:eastAsia="Times New Roman" w:cs="Times New Roman"/>
          <w:sz w:val="24"/>
          <w:szCs w:val="24"/>
        </w:rPr>
        <w:t>ies</w:t>
      </w:r>
      <w:r w:rsidRPr="57CA6D0B" w:rsidR="0B7AA7BD">
        <w:rPr>
          <w:rFonts w:ascii="Times New Roman" w:hAnsi="Times New Roman" w:eastAsia="Times New Roman" w:cs="Times New Roman"/>
          <w:sz w:val="24"/>
          <w:szCs w:val="24"/>
        </w:rPr>
        <w:t xml:space="preserve"> to </w:t>
      </w:r>
      <w:r w:rsidRPr="57CA6D0B" w:rsidR="00A949F3">
        <w:rPr>
          <w:rFonts w:ascii="Times New Roman" w:hAnsi="Times New Roman" w:eastAsia="Times New Roman" w:cs="Times New Roman"/>
          <w:sz w:val="24"/>
          <w:szCs w:val="24"/>
        </w:rPr>
        <w:t>collaborate</w:t>
      </w:r>
      <w:r w:rsidRPr="57CA6D0B" w:rsidR="0B7AA7BD">
        <w:rPr>
          <w:rFonts w:ascii="Times New Roman" w:hAnsi="Times New Roman" w:eastAsia="Times New Roman" w:cs="Times New Roman"/>
          <w:sz w:val="24"/>
          <w:szCs w:val="24"/>
        </w:rPr>
        <w:t xml:space="preserve"> with the peasant</w:t>
      </w:r>
      <w:r w:rsidRPr="57CA6D0B" w:rsidR="0B7AA7BD">
        <w:rPr>
          <w:rFonts w:ascii="Times New Roman" w:hAnsi="Times New Roman" w:eastAsia="Times New Roman" w:cs="Times New Roman"/>
          <w:sz w:val="24"/>
          <w:szCs w:val="24"/>
        </w:rPr>
        <w:t xml:space="preserve"> mine</w:t>
      </w:r>
      <w:r w:rsidRPr="57CA6D0B" w:rsidR="00A949F3">
        <w:rPr>
          <w:rFonts w:ascii="Times New Roman" w:hAnsi="Times New Roman" w:eastAsia="Times New Roman" w:cs="Times New Roman"/>
          <w:sz w:val="24"/>
          <w:szCs w:val="24"/>
        </w:rPr>
        <w:t>rs</w:t>
      </w:r>
      <w:r w:rsidRPr="57CA6D0B" w:rsidR="00A949F3">
        <w:rPr>
          <w:rFonts w:ascii="Times New Roman" w:hAnsi="Times New Roman" w:eastAsia="Times New Roman" w:cs="Times New Roman"/>
          <w:sz w:val="24"/>
          <w:szCs w:val="24"/>
        </w:rPr>
        <w:t xml:space="preserve">, missing a </w:t>
      </w:r>
      <w:r w:rsidRPr="57CA6D0B" w:rsidR="00A949F3">
        <w:rPr>
          <w:rFonts w:ascii="Times New Roman" w:hAnsi="Times New Roman" w:eastAsia="Times New Roman" w:cs="Times New Roman"/>
          <w:sz w:val="24"/>
          <w:szCs w:val="24"/>
        </w:rPr>
        <w:t>chance to engage with</w:t>
      </w:r>
      <w:r w:rsidRPr="57CA6D0B" w:rsidR="0B7AA7BD">
        <w:rPr>
          <w:rFonts w:ascii="Times New Roman" w:hAnsi="Times New Roman" w:eastAsia="Times New Roman" w:cs="Times New Roman"/>
          <w:sz w:val="24"/>
          <w:szCs w:val="24"/>
        </w:rPr>
        <w:t xml:space="preserve"> </w:t>
      </w:r>
      <w:r w:rsidRPr="57CA6D0B" w:rsidR="00A949F3">
        <w:rPr>
          <w:rFonts w:ascii="Times New Roman" w:hAnsi="Times New Roman" w:eastAsia="Times New Roman" w:cs="Times New Roman"/>
          <w:sz w:val="24"/>
          <w:szCs w:val="24"/>
        </w:rPr>
        <w:t xml:space="preserve">the </w:t>
      </w:r>
      <w:r w:rsidRPr="57CA6D0B" w:rsidR="0B7AA7BD">
        <w:rPr>
          <w:rFonts w:ascii="Times New Roman" w:hAnsi="Times New Roman" w:eastAsia="Times New Roman" w:cs="Times New Roman"/>
          <w:sz w:val="24"/>
          <w:szCs w:val="24"/>
        </w:rPr>
        <w:t>revolution</w:t>
      </w:r>
      <w:r w:rsidRPr="57CA6D0B" w:rsidR="00A949F3">
        <w:rPr>
          <w:rFonts w:ascii="Times New Roman" w:hAnsi="Times New Roman" w:eastAsia="Times New Roman" w:cs="Times New Roman"/>
          <w:sz w:val="24"/>
          <w:szCs w:val="24"/>
        </w:rPr>
        <w:t>ary ideology</w:t>
      </w:r>
      <w:r w:rsidRPr="57CA6D0B" w:rsidR="0B7AA7BD">
        <w:rPr>
          <w:rFonts w:ascii="Times New Roman" w:hAnsi="Times New Roman" w:eastAsia="Times New Roman" w:cs="Times New Roman"/>
          <w:sz w:val="24"/>
          <w:szCs w:val="24"/>
        </w:rPr>
        <w:t xml:space="preserve"> </w:t>
      </w:r>
      <w:r w:rsidRPr="57CA6D0B" w:rsidR="00A949F3">
        <w:rPr>
          <w:rFonts w:ascii="Times New Roman" w:hAnsi="Times New Roman" w:eastAsia="Times New Roman" w:cs="Times New Roman"/>
          <w:sz w:val="24"/>
          <w:szCs w:val="24"/>
        </w:rPr>
        <w:t>surrounding</w:t>
      </w:r>
      <w:r w:rsidRPr="57CA6D0B" w:rsidR="0B7AA7BD">
        <w:rPr>
          <w:rFonts w:ascii="Times New Roman" w:hAnsi="Times New Roman" w:eastAsia="Times New Roman" w:cs="Times New Roman"/>
          <w:sz w:val="24"/>
          <w:szCs w:val="24"/>
        </w:rPr>
        <w:t xml:space="preserve"> </w:t>
      </w:r>
      <w:r w:rsidRPr="57CA6D0B" w:rsidR="0B7AA7BD">
        <w:rPr>
          <w:rFonts w:ascii="Times New Roman" w:hAnsi="Times New Roman" w:eastAsia="Times New Roman" w:cs="Times New Roman"/>
          <w:sz w:val="24"/>
          <w:szCs w:val="24"/>
        </w:rPr>
        <w:t xml:space="preserve">him.</w:t>
      </w:r>
      <w:r w:rsidRPr="57CA6D0B" w:rsidR="40F33B9E">
        <w:rPr>
          <w:rStyle w:val="FootnoteReference"/>
          <w:rFonts w:ascii="Times New Roman" w:hAnsi="Times New Roman" w:eastAsia="Times New Roman" w:cs="Times New Roman"/>
          <w:sz w:val="24"/>
          <w:szCs w:val="24"/>
        </w:rPr>
        <w:footnoteReference w:id="3"/>
      </w:r>
      <w:r w:rsidRPr="57CA6D0B" w:rsidR="0B7AA7BD">
        <w:rPr>
          <w:rFonts w:ascii="Times New Roman" w:hAnsi="Times New Roman" w:eastAsia="Times New Roman" w:cs="Times New Roman"/>
          <w:sz w:val="24"/>
          <w:szCs w:val="24"/>
        </w:rPr>
        <w:t xml:space="preserve"> </w:t>
      </w:r>
      <w:r w:rsidRPr="57CA6D0B" w:rsidR="00A949F3">
        <w:rPr>
          <w:rFonts w:ascii="Times New Roman" w:hAnsi="Times New Roman" w:eastAsia="Times New Roman" w:cs="Times New Roman"/>
          <w:sz w:val="24"/>
          <w:szCs w:val="24"/>
        </w:rPr>
        <w:t>This oversight</w:t>
      </w:r>
      <w:r w:rsidRPr="57CA6D0B" w:rsidR="0B7AA7BD">
        <w:rPr>
          <w:rFonts w:ascii="Times New Roman" w:hAnsi="Times New Roman" w:eastAsia="Times New Roman" w:cs="Times New Roman"/>
          <w:sz w:val="24"/>
          <w:szCs w:val="24"/>
        </w:rPr>
        <w:t xml:space="preserve"> foreshadowed his failure</w:t>
      </w:r>
      <w:r w:rsidRPr="57CA6D0B" w:rsidR="00A949F3">
        <w:rPr>
          <w:rFonts w:ascii="Times New Roman" w:hAnsi="Times New Roman" w:eastAsia="Times New Roman" w:cs="Times New Roman"/>
          <w:sz w:val="24"/>
          <w:szCs w:val="24"/>
        </w:rPr>
        <w:t xml:space="preserve"> to adapt his insurrection strategy to</w:t>
      </w:r>
      <w:r w:rsidRPr="57CA6D0B" w:rsidR="0B7AA7BD">
        <w:rPr>
          <w:rFonts w:ascii="Times New Roman" w:hAnsi="Times New Roman" w:eastAsia="Times New Roman" w:cs="Times New Roman"/>
          <w:sz w:val="24"/>
          <w:szCs w:val="24"/>
        </w:rPr>
        <w:t xml:space="preserve"> </w:t>
      </w:r>
      <w:r w:rsidRPr="57CA6D0B" w:rsidR="0B7AA7BD">
        <w:rPr>
          <w:rFonts w:ascii="Times New Roman" w:hAnsi="Times New Roman" w:eastAsia="Times New Roman" w:cs="Times New Roman"/>
          <w:sz w:val="24"/>
          <w:szCs w:val="24"/>
        </w:rPr>
        <w:t>Bolivia</w:t>
      </w:r>
      <w:r w:rsidRPr="57CA6D0B" w:rsidR="00A949F3">
        <w:rPr>
          <w:rFonts w:ascii="Times New Roman" w:hAnsi="Times New Roman" w:eastAsia="Times New Roman" w:cs="Times New Roman"/>
          <w:sz w:val="24"/>
          <w:szCs w:val="24"/>
        </w:rPr>
        <w:t>’s unique context.</w:t>
      </w:r>
    </w:p>
    <w:p w:rsidR="40F33B9E" w:rsidP="57CA6D0B" w:rsidRDefault="0B7AA7BD" w14:paraId="5B4699F4" w14:textId="381A3203">
      <w:pPr>
        <w:spacing w:line="480" w:lineRule="auto"/>
        <w:ind w:firstLine="720"/>
        <w:rPr>
          <w:rFonts w:ascii="Times New Roman" w:hAnsi="Times New Roman" w:eastAsia="Times New Roman" w:cs="Times New Roman"/>
          <w:sz w:val="24"/>
          <w:szCs w:val="24"/>
        </w:rPr>
      </w:pPr>
      <w:r w:rsidRPr="57CA6D0B" w:rsidR="0B7AA7BD">
        <w:rPr>
          <w:rFonts w:ascii="Times New Roman" w:hAnsi="Times New Roman" w:eastAsia="Times New Roman" w:cs="Times New Roman"/>
          <w:sz w:val="24"/>
          <w:szCs w:val="24"/>
        </w:rPr>
        <w:t>“Man must be changed first before society can be change</w:t>
      </w:r>
      <w:r w:rsidRPr="57CA6D0B" w:rsidR="043D4EB0">
        <w:rPr>
          <w:rFonts w:ascii="Times New Roman" w:hAnsi="Times New Roman" w:eastAsia="Times New Roman" w:cs="Times New Roman"/>
          <w:sz w:val="24"/>
          <w:szCs w:val="24"/>
        </w:rPr>
        <w:t>d</w:t>
      </w:r>
      <w:r w:rsidRPr="57CA6D0B" w:rsidR="0B7AA7BD">
        <w:rPr>
          <w:rFonts w:ascii="Times New Roman" w:hAnsi="Times New Roman" w:eastAsia="Times New Roman" w:cs="Times New Roman"/>
          <w:sz w:val="24"/>
          <w:szCs w:val="24"/>
        </w:rPr>
        <w:t xml:space="preserve">” is a simple, idealistic Marxist thought that should have led Che </w:t>
      </w:r>
      <w:r w:rsidRPr="57CA6D0B" w:rsidR="0B7AA7BD">
        <w:rPr>
          <w:rFonts w:ascii="Times New Roman" w:hAnsi="Times New Roman" w:eastAsia="Times New Roman" w:cs="Times New Roman"/>
          <w:sz w:val="24"/>
          <w:szCs w:val="24"/>
        </w:rPr>
        <w:t>to work</w:t>
      </w:r>
      <w:r w:rsidRPr="57CA6D0B" w:rsidR="00A949F3">
        <w:rPr>
          <w:rFonts w:ascii="Times New Roman" w:hAnsi="Times New Roman" w:eastAsia="Times New Roman" w:cs="Times New Roman"/>
          <w:sz w:val="24"/>
          <w:szCs w:val="24"/>
        </w:rPr>
        <w:t xml:space="preserve"> closely</w:t>
      </w:r>
      <w:r w:rsidRPr="57CA6D0B" w:rsidR="0B7AA7BD">
        <w:rPr>
          <w:rFonts w:ascii="Times New Roman" w:hAnsi="Times New Roman" w:eastAsia="Times New Roman" w:cs="Times New Roman"/>
          <w:sz w:val="24"/>
          <w:szCs w:val="24"/>
        </w:rPr>
        <w:t xml:space="preserve"> with </w:t>
      </w:r>
      <w:r w:rsidRPr="57CA6D0B" w:rsidR="00A949F3">
        <w:rPr>
          <w:rFonts w:ascii="Times New Roman" w:hAnsi="Times New Roman" w:eastAsia="Times New Roman" w:cs="Times New Roman"/>
          <w:sz w:val="24"/>
          <w:szCs w:val="24"/>
        </w:rPr>
        <w:t>Bolivia’s</w:t>
      </w:r>
      <w:r w:rsidRPr="57CA6D0B" w:rsidR="0B7AA7BD">
        <w:rPr>
          <w:rFonts w:ascii="Times New Roman" w:hAnsi="Times New Roman" w:eastAsia="Times New Roman" w:cs="Times New Roman"/>
          <w:sz w:val="24"/>
          <w:szCs w:val="24"/>
        </w:rPr>
        <w:t xml:space="preserve"> peasantry</w:t>
      </w:r>
      <w:r w:rsidRPr="57CA6D0B" w:rsidR="0B7AA7BD">
        <w:rPr>
          <w:rFonts w:ascii="Times New Roman" w:hAnsi="Times New Roman" w:eastAsia="Times New Roman" w:cs="Times New Roman"/>
          <w:sz w:val="24"/>
          <w:szCs w:val="24"/>
        </w:rPr>
        <w:t xml:space="preserve">. </w:t>
      </w:r>
      <w:r w:rsidRPr="57CA6D0B" w:rsidR="00A949F3">
        <w:rPr>
          <w:rFonts w:ascii="Times New Roman" w:hAnsi="Times New Roman" w:eastAsia="Times New Roman" w:cs="Times New Roman"/>
          <w:sz w:val="24"/>
          <w:szCs w:val="24"/>
        </w:rPr>
        <w:t xml:space="preserve">Instead, his lack of </w:t>
      </w:r>
      <w:r w:rsidRPr="57CA6D0B" w:rsidR="0B7AA7BD">
        <w:rPr>
          <w:rFonts w:ascii="Times New Roman" w:hAnsi="Times New Roman" w:eastAsia="Times New Roman" w:cs="Times New Roman"/>
          <w:sz w:val="24"/>
          <w:szCs w:val="24"/>
        </w:rPr>
        <w:t>understand</w:t>
      </w:r>
      <w:r w:rsidRPr="57CA6D0B" w:rsidR="00A949F3">
        <w:rPr>
          <w:rFonts w:ascii="Times New Roman" w:hAnsi="Times New Roman" w:eastAsia="Times New Roman" w:cs="Times New Roman"/>
          <w:sz w:val="24"/>
          <w:szCs w:val="24"/>
        </w:rPr>
        <w:t>ing of Bolivia’s</w:t>
      </w:r>
      <w:r w:rsidRPr="57CA6D0B" w:rsidR="0B7AA7BD">
        <w:rPr>
          <w:rFonts w:ascii="Times New Roman" w:hAnsi="Times New Roman" w:eastAsia="Times New Roman" w:cs="Times New Roman"/>
          <w:sz w:val="24"/>
          <w:szCs w:val="24"/>
        </w:rPr>
        <w:t xml:space="preserve"> </w:t>
      </w:r>
      <w:r w:rsidRPr="57CA6D0B" w:rsidR="390B5C90">
        <w:rPr>
          <w:rFonts w:ascii="Times New Roman" w:hAnsi="Times New Roman" w:eastAsia="Times New Roman" w:cs="Times New Roman"/>
          <w:sz w:val="24"/>
          <w:szCs w:val="24"/>
        </w:rPr>
        <w:t>rural</w:t>
      </w:r>
      <w:r w:rsidRPr="57CA6D0B" w:rsidR="2027BCC7">
        <w:rPr>
          <w:rFonts w:ascii="Times New Roman" w:hAnsi="Times New Roman" w:eastAsia="Times New Roman" w:cs="Times New Roman"/>
          <w:sz w:val="24"/>
          <w:szCs w:val="24"/>
        </w:rPr>
        <w:t xml:space="preserve"> </w:t>
      </w:r>
      <w:r w:rsidRPr="57CA6D0B" w:rsidR="0B7AA7BD">
        <w:rPr>
          <w:rFonts w:ascii="Times New Roman" w:hAnsi="Times New Roman" w:eastAsia="Times New Roman" w:cs="Times New Roman"/>
          <w:sz w:val="24"/>
          <w:szCs w:val="24"/>
        </w:rPr>
        <w:t xml:space="preserve">society, </w:t>
      </w:r>
      <w:r w:rsidRPr="57CA6D0B" w:rsidR="00A949F3">
        <w:rPr>
          <w:rFonts w:ascii="Times New Roman" w:hAnsi="Times New Roman" w:eastAsia="Times New Roman" w:cs="Times New Roman"/>
          <w:sz w:val="24"/>
          <w:szCs w:val="24"/>
        </w:rPr>
        <w:t>so different from</w:t>
      </w:r>
      <w:r w:rsidRPr="57CA6D0B" w:rsidR="0B7AA7BD">
        <w:rPr>
          <w:rFonts w:ascii="Times New Roman" w:hAnsi="Times New Roman" w:eastAsia="Times New Roman" w:cs="Times New Roman"/>
          <w:sz w:val="24"/>
          <w:szCs w:val="24"/>
        </w:rPr>
        <w:t xml:space="preserve"> Cuba</w:t>
      </w:r>
      <w:r w:rsidRPr="57CA6D0B" w:rsidR="00A949F3">
        <w:rPr>
          <w:rFonts w:ascii="Times New Roman" w:hAnsi="Times New Roman" w:eastAsia="Times New Roman" w:cs="Times New Roman"/>
          <w:sz w:val="24"/>
          <w:szCs w:val="24"/>
        </w:rPr>
        <w:t>’s</w:t>
      </w:r>
      <w:r w:rsidRPr="57CA6D0B" w:rsidR="0B7AA7BD">
        <w:rPr>
          <w:rFonts w:ascii="Times New Roman" w:hAnsi="Times New Roman" w:eastAsia="Times New Roman" w:cs="Times New Roman"/>
          <w:sz w:val="24"/>
          <w:szCs w:val="24"/>
        </w:rPr>
        <w:t xml:space="preserve">, </w:t>
      </w:r>
      <w:r w:rsidRPr="57CA6D0B" w:rsidR="00A949F3">
        <w:rPr>
          <w:rFonts w:ascii="Times New Roman" w:hAnsi="Times New Roman" w:eastAsia="Times New Roman" w:cs="Times New Roman"/>
          <w:sz w:val="24"/>
          <w:szCs w:val="24"/>
        </w:rPr>
        <w:t xml:space="preserve">proved to be his </w:t>
      </w:r>
      <w:r w:rsidRPr="57CA6D0B" w:rsidR="00A949F3">
        <w:rPr>
          <w:rFonts w:ascii="Times New Roman" w:hAnsi="Times New Roman" w:eastAsia="Times New Roman" w:cs="Times New Roman"/>
          <w:sz w:val="24"/>
          <w:szCs w:val="24"/>
        </w:rPr>
        <w:t>undoing</w:t>
      </w:r>
      <w:r w:rsidRPr="57CA6D0B" w:rsidR="0B7AA7BD">
        <w:rPr>
          <w:rFonts w:ascii="Times New Roman" w:hAnsi="Times New Roman" w:eastAsia="Times New Roman" w:cs="Times New Roman"/>
          <w:sz w:val="24"/>
          <w:szCs w:val="24"/>
        </w:rPr>
        <w:t>.</w:t>
      </w:r>
      <w:r w:rsidRPr="57CA6D0B" w:rsidR="40F33B9E">
        <w:rPr>
          <w:rStyle w:val="FootnoteReference"/>
          <w:rFonts w:ascii="Times New Roman" w:hAnsi="Times New Roman" w:eastAsia="Times New Roman" w:cs="Times New Roman"/>
          <w:sz w:val="24"/>
          <w:szCs w:val="24"/>
        </w:rPr>
        <w:footnoteReference w:id="4"/>
      </w:r>
      <w:r w:rsidRPr="57CA6D0B" w:rsidR="0B7AA7BD">
        <w:rPr>
          <w:rFonts w:ascii="Times New Roman" w:hAnsi="Times New Roman" w:eastAsia="Times New Roman" w:cs="Times New Roman"/>
          <w:sz w:val="24"/>
          <w:szCs w:val="24"/>
        </w:rPr>
        <w:t xml:space="preserve"> </w:t>
      </w:r>
      <w:r w:rsidRPr="57CA6D0B" w:rsidR="00A949F3">
        <w:rPr>
          <w:rFonts w:ascii="Times New Roman" w:hAnsi="Times New Roman" w:eastAsia="Times New Roman" w:cs="Times New Roman"/>
          <w:sz w:val="24"/>
          <w:szCs w:val="24"/>
        </w:rPr>
        <w:t xml:space="preserve">By </w:t>
      </w:r>
      <w:r w:rsidRPr="57CA6D0B" w:rsidR="6BE75753">
        <w:rPr>
          <w:rFonts w:ascii="Times New Roman" w:hAnsi="Times New Roman" w:eastAsia="Times New Roman" w:cs="Times New Roman"/>
          <w:sz w:val="24"/>
          <w:szCs w:val="24"/>
        </w:rPr>
        <w:t>fail</w:t>
      </w:r>
      <w:r w:rsidRPr="57CA6D0B" w:rsidR="00A949F3">
        <w:rPr>
          <w:rFonts w:ascii="Times New Roman" w:hAnsi="Times New Roman" w:eastAsia="Times New Roman" w:cs="Times New Roman"/>
          <w:sz w:val="24"/>
          <w:szCs w:val="24"/>
        </w:rPr>
        <w:t>ing</w:t>
      </w:r>
      <w:r w:rsidRPr="57CA6D0B" w:rsidR="6BE75753">
        <w:rPr>
          <w:rFonts w:ascii="Times New Roman" w:hAnsi="Times New Roman" w:eastAsia="Times New Roman" w:cs="Times New Roman"/>
          <w:sz w:val="24"/>
          <w:szCs w:val="24"/>
        </w:rPr>
        <w:t xml:space="preserve"> to</w:t>
      </w:r>
      <w:r w:rsidRPr="57CA6D0B" w:rsidR="00A949F3">
        <w:rPr>
          <w:rFonts w:ascii="Times New Roman" w:hAnsi="Times New Roman" w:eastAsia="Times New Roman" w:cs="Times New Roman"/>
          <w:sz w:val="24"/>
          <w:szCs w:val="24"/>
        </w:rPr>
        <w:t xml:space="preserve"> comprehend</w:t>
      </w:r>
      <w:r w:rsidRPr="57CA6D0B" w:rsidR="00A949F3">
        <w:rPr>
          <w:rFonts w:ascii="Times New Roman" w:hAnsi="Times New Roman" w:eastAsia="Times New Roman" w:cs="Times New Roman"/>
          <w:sz w:val="24"/>
          <w:szCs w:val="24"/>
        </w:rPr>
        <w:t xml:space="preserve"> the local</w:t>
      </w:r>
      <w:r w:rsidRPr="57CA6D0B" w:rsidR="6BE75753">
        <w:rPr>
          <w:rFonts w:ascii="Times New Roman" w:hAnsi="Times New Roman" w:eastAsia="Times New Roman" w:cs="Times New Roman"/>
          <w:sz w:val="24"/>
          <w:szCs w:val="24"/>
        </w:rPr>
        <w:t xml:space="preserve"> peasantry and</w:t>
      </w:r>
      <w:r w:rsidRPr="57CA6D0B" w:rsidR="00A949F3">
        <w:rPr>
          <w:rFonts w:ascii="Times New Roman" w:hAnsi="Times New Roman" w:eastAsia="Times New Roman" w:cs="Times New Roman"/>
          <w:sz w:val="24"/>
          <w:szCs w:val="24"/>
        </w:rPr>
        <w:t xml:space="preserve"> their</w:t>
      </w:r>
      <w:r w:rsidRPr="57CA6D0B" w:rsidR="6BE75753">
        <w:rPr>
          <w:rFonts w:ascii="Times New Roman" w:hAnsi="Times New Roman" w:eastAsia="Times New Roman" w:cs="Times New Roman"/>
          <w:sz w:val="24"/>
          <w:szCs w:val="24"/>
        </w:rPr>
        <w:t xml:space="preserve"> ideology, Che Guevara</w:t>
      </w:r>
      <w:r w:rsidRPr="57CA6D0B" w:rsidR="00A949F3">
        <w:rPr>
          <w:rFonts w:ascii="Times New Roman" w:hAnsi="Times New Roman" w:eastAsia="Times New Roman" w:cs="Times New Roman"/>
          <w:sz w:val="24"/>
          <w:szCs w:val="24"/>
        </w:rPr>
        <w:t xml:space="preserve"> undermined his </w:t>
      </w:r>
      <w:r w:rsidRPr="57CA6D0B" w:rsidR="6BE75753">
        <w:rPr>
          <w:rFonts w:ascii="Times New Roman" w:hAnsi="Times New Roman" w:eastAsia="Times New Roman" w:cs="Times New Roman"/>
          <w:sz w:val="24"/>
          <w:szCs w:val="24"/>
        </w:rPr>
        <w:t>revolution</w:t>
      </w:r>
      <w:r w:rsidRPr="57CA6D0B" w:rsidR="00A949F3">
        <w:rPr>
          <w:rFonts w:ascii="Times New Roman" w:hAnsi="Times New Roman" w:eastAsia="Times New Roman" w:cs="Times New Roman"/>
          <w:sz w:val="24"/>
          <w:szCs w:val="24"/>
        </w:rPr>
        <w:t xml:space="preserve">ary efforts in Bolivia, </w:t>
      </w:r>
      <w:r w:rsidRPr="57CA6D0B" w:rsidR="00A949F3">
        <w:rPr>
          <w:rFonts w:ascii="Times New Roman" w:hAnsi="Times New Roman" w:eastAsia="Times New Roman" w:cs="Times New Roman"/>
          <w:sz w:val="24"/>
          <w:szCs w:val="24"/>
        </w:rPr>
        <w:t>ultimat</w:t>
      </w:r>
      <w:r w:rsidRPr="57CA6D0B" w:rsidR="00A949F3">
        <w:rPr>
          <w:rFonts w:ascii="Times New Roman" w:hAnsi="Times New Roman" w:eastAsia="Times New Roman" w:cs="Times New Roman"/>
          <w:sz w:val="24"/>
          <w:szCs w:val="24"/>
        </w:rPr>
        <w:t>ely leading</w:t>
      </w:r>
      <w:r w:rsidRPr="57CA6D0B" w:rsidR="00A949F3">
        <w:rPr>
          <w:rFonts w:ascii="Times New Roman" w:hAnsi="Times New Roman" w:eastAsia="Times New Roman" w:cs="Times New Roman"/>
          <w:sz w:val="24"/>
          <w:szCs w:val="24"/>
        </w:rPr>
        <w:t xml:space="preserve"> to his downfall.</w:t>
      </w:r>
      <w:r w:rsidRPr="57CA6D0B" w:rsidR="6BE75753">
        <w:rPr>
          <w:rFonts w:ascii="Times New Roman" w:hAnsi="Times New Roman" w:eastAsia="Times New Roman" w:cs="Times New Roman"/>
          <w:sz w:val="24"/>
          <w:szCs w:val="24"/>
        </w:rPr>
        <w:t xml:space="preserve"> </w:t>
      </w:r>
      <w:r w:rsidRPr="57CA6D0B" w:rsidR="00A949F3">
        <w:rPr>
          <w:rFonts w:ascii="Times New Roman" w:hAnsi="Times New Roman" w:eastAsia="Times New Roman" w:cs="Times New Roman"/>
          <w:sz w:val="24"/>
          <w:szCs w:val="24"/>
        </w:rPr>
        <w:t>H</w:t>
      </w:r>
      <w:r w:rsidRPr="57CA6D0B" w:rsidR="6BE75753">
        <w:rPr>
          <w:rFonts w:ascii="Times New Roman" w:hAnsi="Times New Roman" w:eastAsia="Times New Roman" w:cs="Times New Roman"/>
          <w:sz w:val="24"/>
          <w:szCs w:val="24"/>
        </w:rPr>
        <w:t>is ignoran</w:t>
      </w:r>
      <w:r w:rsidRPr="57CA6D0B" w:rsidR="00A949F3">
        <w:rPr>
          <w:rFonts w:ascii="Times New Roman" w:hAnsi="Times New Roman" w:eastAsia="Times New Roman" w:cs="Times New Roman"/>
          <w:sz w:val="24"/>
          <w:szCs w:val="24"/>
        </w:rPr>
        <w:t>ce during</w:t>
      </w:r>
      <w:r w:rsidRPr="57CA6D0B" w:rsidR="6BE75753">
        <w:rPr>
          <w:rFonts w:ascii="Times New Roman" w:hAnsi="Times New Roman" w:eastAsia="Times New Roman" w:cs="Times New Roman"/>
          <w:sz w:val="24"/>
          <w:szCs w:val="24"/>
        </w:rPr>
        <w:t xml:space="preserve"> early travels, </w:t>
      </w:r>
      <w:r w:rsidRPr="57CA6D0B" w:rsidR="00A949F3">
        <w:rPr>
          <w:rFonts w:ascii="Times New Roman" w:hAnsi="Times New Roman" w:eastAsia="Times New Roman" w:cs="Times New Roman"/>
          <w:sz w:val="24"/>
          <w:szCs w:val="24"/>
        </w:rPr>
        <w:t xml:space="preserve">ideological </w:t>
      </w:r>
      <w:r w:rsidRPr="57CA6D0B" w:rsidR="6BE75753">
        <w:rPr>
          <w:rFonts w:ascii="Times New Roman" w:hAnsi="Times New Roman" w:eastAsia="Times New Roman" w:cs="Times New Roman"/>
          <w:sz w:val="24"/>
          <w:szCs w:val="24"/>
        </w:rPr>
        <w:t>contrast</w:t>
      </w:r>
      <w:r w:rsidRPr="57CA6D0B" w:rsidR="00A949F3">
        <w:rPr>
          <w:rFonts w:ascii="Times New Roman" w:hAnsi="Times New Roman" w:eastAsia="Times New Roman" w:cs="Times New Roman"/>
          <w:sz w:val="24"/>
          <w:szCs w:val="24"/>
        </w:rPr>
        <w:t>s</w:t>
      </w:r>
      <w:r w:rsidRPr="57CA6D0B" w:rsidR="6BE75753">
        <w:rPr>
          <w:rFonts w:ascii="Times New Roman" w:hAnsi="Times New Roman" w:eastAsia="Times New Roman" w:cs="Times New Roman"/>
          <w:sz w:val="24"/>
          <w:szCs w:val="24"/>
        </w:rPr>
        <w:t xml:space="preserve"> with the MNR</w:t>
      </w:r>
      <w:r w:rsidRPr="57CA6D0B" w:rsidR="6BE75753">
        <w:rPr>
          <w:rFonts w:ascii="Times New Roman" w:hAnsi="Times New Roman" w:eastAsia="Times New Roman" w:cs="Times New Roman"/>
          <w:sz w:val="24"/>
          <w:szCs w:val="24"/>
        </w:rPr>
        <w:t xml:space="preserve"> and the July</w:t>
      </w:r>
      <w:r w:rsidRPr="57CA6D0B" w:rsidR="6E9AF252">
        <w:rPr>
          <w:rFonts w:ascii="Times New Roman" w:hAnsi="Times New Roman" w:eastAsia="Times New Roman" w:cs="Times New Roman"/>
          <w:sz w:val="24"/>
          <w:szCs w:val="24"/>
        </w:rPr>
        <w:t xml:space="preserve"> </w:t>
      </w:r>
      <w:r w:rsidRPr="57CA6D0B" w:rsidR="6BE75753">
        <w:rPr>
          <w:rFonts w:ascii="Times New Roman" w:hAnsi="Times New Roman" w:eastAsia="Times New Roman" w:cs="Times New Roman"/>
          <w:sz w:val="24"/>
          <w:szCs w:val="24"/>
        </w:rPr>
        <w:t xml:space="preserve">26th Movement, and </w:t>
      </w:r>
      <w:r w:rsidRPr="57CA6D0B" w:rsidR="00A949F3">
        <w:rPr>
          <w:rFonts w:ascii="Times New Roman" w:hAnsi="Times New Roman" w:eastAsia="Times New Roman" w:cs="Times New Roman"/>
          <w:sz w:val="24"/>
          <w:szCs w:val="24"/>
        </w:rPr>
        <w:t xml:space="preserve">inability </w:t>
      </w:r>
      <w:r w:rsidRPr="57CA6D0B" w:rsidR="6BE75753">
        <w:rPr>
          <w:rFonts w:ascii="Times New Roman" w:hAnsi="Times New Roman" w:eastAsia="Times New Roman" w:cs="Times New Roman"/>
          <w:sz w:val="24"/>
          <w:szCs w:val="24"/>
        </w:rPr>
        <w:t xml:space="preserve">to adapt </w:t>
      </w:r>
      <w:r w:rsidRPr="57CA6D0B" w:rsidR="00A949F3">
        <w:rPr>
          <w:rFonts w:ascii="Times New Roman" w:hAnsi="Times New Roman" w:eastAsia="Times New Roman" w:cs="Times New Roman"/>
          <w:sz w:val="24"/>
          <w:szCs w:val="24"/>
        </w:rPr>
        <w:t>to Bolivian circumstances sealed his fate</w:t>
      </w:r>
      <w:r w:rsidRPr="57CA6D0B" w:rsidR="6BE75753">
        <w:rPr>
          <w:rFonts w:ascii="Times New Roman" w:hAnsi="Times New Roman" w:eastAsia="Times New Roman" w:cs="Times New Roman"/>
          <w:sz w:val="24"/>
          <w:szCs w:val="24"/>
        </w:rPr>
        <w:t>.</w:t>
      </w:r>
    </w:p>
    <w:p w:rsidR="5F6C59CA" w:rsidP="57CA6D0B" w:rsidRDefault="5F6C59CA" w14:paraId="57A4C553" w14:textId="7B3F9A37">
      <w:pPr>
        <w:spacing w:line="480" w:lineRule="auto"/>
        <w:jc w:val="center"/>
        <w:rPr>
          <w:rFonts w:ascii="Times New Roman" w:hAnsi="Times New Roman" w:eastAsia="Times New Roman" w:cs="Times New Roman"/>
          <w:sz w:val="24"/>
          <w:szCs w:val="24"/>
        </w:rPr>
      </w:pPr>
      <w:r w:rsidRPr="57CA6D0B" w:rsidR="5F6C59CA">
        <w:rPr>
          <w:rFonts w:ascii="Times New Roman" w:hAnsi="Times New Roman" w:eastAsia="Times New Roman" w:cs="Times New Roman"/>
          <w:sz w:val="24"/>
          <w:szCs w:val="24"/>
        </w:rPr>
        <w:t>Hist</w:t>
      </w:r>
      <w:r w:rsidRPr="57CA6D0B" w:rsidR="1896DA77">
        <w:rPr>
          <w:rFonts w:ascii="Times New Roman" w:hAnsi="Times New Roman" w:eastAsia="Times New Roman" w:cs="Times New Roman"/>
          <w:sz w:val="24"/>
          <w:szCs w:val="24"/>
        </w:rPr>
        <w:t>orio</w:t>
      </w:r>
      <w:r w:rsidRPr="57CA6D0B" w:rsidR="5F6C59CA">
        <w:rPr>
          <w:rFonts w:ascii="Times New Roman" w:hAnsi="Times New Roman" w:eastAsia="Times New Roman" w:cs="Times New Roman"/>
          <w:sz w:val="24"/>
          <w:szCs w:val="24"/>
        </w:rPr>
        <w:t>graphy</w:t>
      </w:r>
    </w:p>
    <w:p w:rsidR="002746DE" w:rsidP="57CA6D0B" w:rsidRDefault="5858E454" w14:paraId="4E4A8A04" w14:textId="77777777">
      <w:pPr>
        <w:spacing w:line="480" w:lineRule="auto"/>
        <w:ind w:firstLine="720"/>
        <w:rPr>
          <w:rFonts w:ascii="Times New Roman" w:hAnsi="Times New Roman" w:eastAsia="Times New Roman" w:cs="Times New Roman"/>
          <w:sz w:val="24"/>
          <w:szCs w:val="24"/>
        </w:rPr>
      </w:pPr>
      <w:r w:rsidRPr="57CA6D0B" w:rsidR="5858E454">
        <w:rPr>
          <w:rFonts w:ascii="Times New Roman" w:hAnsi="Times New Roman" w:eastAsia="Times New Roman" w:cs="Times New Roman"/>
          <w:sz w:val="24"/>
          <w:szCs w:val="24"/>
        </w:rPr>
        <w:t xml:space="preserve">One of the most historically significant </w:t>
      </w:r>
      <w:r w:rsidRPr="57CA6D0B" w:rsidR="00A9358F">
        <w:rPr>
          <w:rFonts w:ascii="Times New Roman" w:hAnsi="Times New Roman" w:eastAsia="Times New Roman" w:cs="Times New Roman"/>
          <w:sz w:val="24"/>
          <w:szCs w:val="24"/>
        </w:rPr>
        <w:t>aspects</w:t>
      </w:r>
      <w:r w:rsidRPr="57CA6D0B" w:rsidR="5858E454">
        <w:rPr>
          <w:rFonts w:ascii="Times New Roman" w:hAnsi="Times New Roman" w:eastAsia="Times New Roman" w:cs="Times New Roman"/>
          <w:sz w:val="24"/>
          <w:szCs w:val="24"/>
        </w:rPr>
        <w:t xml:space="preserve"> of Che Guevara’s life </w:t>
      </w:r>
      <w:r w:rsidRPr="57CA6D0B" w:rsidR="00A9358F">
        <w:rPr>
          <w:rFonts w:ascii="Times New Roman" w:hAnsi="Times New Roman" w:eastAsia="Times New Roman" w:cs="Times New Roman"/>
          <w:sz w:val="24"/>
          <w:szCs w:val="24"/>
        </w:rPr>
        <w:t xml:space="preserve">lies in </w:t>
      </w:r>
      <w:r w:rsidRPr="57CA6D0B" w:rsidR="5858E454">
        <w:rPr>
          <w:rFonts w:ascii="Times New Roman" w:hAnsi="Times New Roman" w:eastAsia="Times New Roman" w:cs="Times New Roman"/>
          <w:sz w:val="24"/>
          <w:szCs w:val="24"/>
        </w:rPr>
        <w:t>his ideological and political thought</w:t>
      </w:r>
      <w:r w:rsidRPr="57CA6D0B" w:rsidR="5858E454">
        <w:rPr>
          <w:rFonts w:ascii="Times New Roman" w:hAnsi="Times New Roman" w:eastAsia="Times New Roman" w:cs="Times New Roman"/>
          <w:sz w:val="24"/>
          <w:szCs w:val="24"/>
        </w:rPr>
        <w:t xml:space="preserve">. Che </w:t>
      </w:r>
      <w:r w:rsidRPr="57CA6D0B" w:rsidR="00A9358F">
        <w:rPr>
          <w:rFonts w:ascii="Times New Roman" w:hAnsi="Times New Roman" w:eastAsia="Times New Roman" w:cs="Times New Roman"/>
          <w:sz w:val="24"/>
          <w:szCs w:val="24"/>
        </w:rPr>
        <w:t xml:space="preserve">was </w:t>
      </w:r>
      <w:r w:rsidRPr="57CA6D0B" w:rsidR="5858E454">
        <w:rPr>
          <w:rFonts w:ascii="Times New Roman" w:hAnsi="Times New Roman" w:eastAsia="Times New Roman" w:cs="Times New Roman"/>
          <w:sz w:val="24"/>
          <w:szCs w:val="24"/>
        </w:rPr>
        <w:t xml:space="preserve">a critical thinker </w:t>
      </w:r>
      <w:r w:rsidRPr="57CA6D0B" w:rsidR="00A9358F">
        <w:rPr>
          <w:rFonts w:ascii="Times New Roman" w:hAnsi="Times New Roman" w:eastAsia="Times New Roman" w:cs="Times New Roman"/>
          <w:sz w:val="24"/>
          <w:szCs w:val="24"/>
        </w:rPr>
        <w:t xml:space="preserve">who consistently challenged </w:t>
      </w:r>
      <w:r w:rsidRPr="57CA6D0B" w:rsidR="5858E454">
        <w:rPr>
          <w:rFonts w:ascii="Times New Roman" w:hAnsi="Times New Roman" w:eastAsia="Times New Roman" w:cs="Times New Roman"/>
          <w:sz w:val="24"/>
          <w:szCs w:val="24"/>
        </w:rPr>
        <w:t xml:space="preserve">capitalism and </w:t>
      </w:r>
      <w:r w:rsidRPr="57CA6D0B" w:rsidR="00A9358F">
        <w:rPr>
          <w:rFonts w:ascii="Times New Roman" w:hAnsi="Times New Roman" w:eastAsia="Times New Roman" w:cs="Times New Roman"/>
          <w:sz w:val="24"/>
          <w:szCs w:val="24"/>
        </w:rPr>
        <w:t xml:space="preserve">envisioned </w:t>
      </w:r>
      <w:r w:rsidRPr="57CA6D0B" w:rsidR="5858E454">
        <w:rPr>
          <w:rFonts w:ascii="Times New Roman" w:hAnsi="Times New Roman" w:eastAsia="Times New Roman" w:cs="Times New Roman"/>
          <w:sz w:val="24"/>
          <w:szCs w:val="24"/>
        </w:rPr>
        <w:t xml:space="preserve">a future </w:t>
      </w:r>
      <w:r w:rsidRPr="57CA6D0B" w:rsidR="00A9358F">
        <w:rPr>
          <w:rFonts w:ascii="Times New Roman" w:hAnsi="Times New Roman" w:eastAsia="Times New Roman" w:cs="Times New Roman"/>
          <w:sz w:val="24"/>
          <w:szCs w:val="24"/>
        </w:rPr>
        <w:t>rooted in</w:t>
      </w:r>
      <w:r w:rsidRPr="57CA6D0B" w:rsidR="5858E454">
        <w:rPr>
          <w:rFonts w:ascii="Times New Roman" w:hAnsi="Times New Roman" w:eastAsia="Times New Roman" w:cs="Times New Roman"/>
          <w:sz w:val="24"/>
          <w:szCs w:val="24"/>
        </w:rPr>
        <w:t xml:space="preserve"> socialism. </w:t>
      </w:r>
      <w:r w:rsidRPr="57CA6D0B" w:rsidR="00A9358F">
        <w:rPr>
          <w:rFonts w:ascii="Times New Roman" w:hAnsi="Times New Roman" w:eastAsia="Times New Roman" w:cs="Times New Roman"/>
          <w:sz w:val="24"/>
          <w:szCs w:val="24"/>
        </w:rPr>
        <w:t>His</w:t>
      </w:r>
      <w:r w:rsidRPr="57CA6D0B" w:rsidR="5858E454">
        <w:rPr>
          <w:rFonts w:ascii="Times New Roman" w:hAnsi="Times New Roman" w:eastAsia="Times New Roman" w:cs="Times New Roman"/>
          <w:sz w:val="24"/>
          <w:szCs w:val="24"/>
        </w:rPr>
        <w:t xml:space="preserve"> ideology </w:t>
      </w:r>
      <w:r w:rsidRPr="57CA6D0B" w:rsidR="00A9358F">
        <w:rPr>
          <w:rFonts w:ascii="Times New Roman" w:hAnsi="Times New Roman" w:eastAsia="Times New Roman" w:cs="Times New Roman"/>
          <w:sz w:val="24"/>
          <w:szCs w:val="24"/>
        </w:rPr>
        <w:t xml:space="preserve">revolved around </w:t>
      </w:r>
      <w:r w:rsidRPr="57CA6D0B" w:rsidR="5858E454">
        <w:rPr>
          <w:rFonts w:ascii="Times New Roman" w:hAnsi="Times New Roman" w:eastAsia="Times New Roman" w:cs="Times New Roman"/>
          <w:sz w:val="24"/>
          <w:szCs w:val="24"/>
        </w:rPr>
        <w:t xml:space="preserve">concepts </w:t>
      </w:r>
      <w:r w:rsidRPr="57CA6D0B" w:rsidR="00A9358F">
        <w:rPr>
          <w:rFonts w:ascii="Times New Roman" w:hAnsi="Times New Roman" w:eastAsia="Times New Roman" w:cs="Times New Roman"/>
          <w:sz w:val="24"/>
          <w:szCs w:val="24"/>
        </w:rPr>
        <w:t>such as</w:t>
      </w:r>
      <w:r w:rsidRPr="57CA6D0B" w:rsidR="5858E454">
        <w:rPr>
          <w:rFonts w:ascii="Times New Roman" w:hAnsi="Times New Roman" w:eastAsia="Times New Roman" w:cs="Times New Roman"/>
          <w:sz w:val="24"/>
          <w:szCs w:val="24"/>
        </w:rPr>
        <w:t xml:space="preserve"> “The New Man,” labor, internationalism, and the building of </w:t>
      </w:r>
      <w:r w:rsidRPr="57CA6D0B" w:rsidR="5858E454">
        <w:rPr>
          <w:rFonts w:ascii="Times New Roman" w:hAnsi="Times New Roman" w:eastAsia="Times New Roman" w:cs="Times New Roman"/>
          <w:sz w:val="24"/>
          <w:szCs w:val="24"/>
        </w:rPr>
        <w:t xml:space="preserve">socialism.</w:t>
      </w:r>
      <w:r w:rsidRPr="57CA6D0B">
        <w:rPr>
          <w:rStyle w:val="FootnoteReference"/>
          <w:rFonts w:ascii="Times New Roman" w:hAnsi="Times New Roman" w:eastAsia="Times New Roman" w:cs="Times New Roman"/>
          <w:sz w:val="24"/>
          <w:szCs w:val="24"/>
        </w:rPr>
        <w:footnoteReference w:id="5"/>
      </w:r>
      <w:r w:rsidRPr="57CA6D0B" w:rsidR="5858E454">
        <w:rPr>
          <w:rFonts w:ascii="Times New Roman" w:hAnsi="Times New Roman" w:eastAsia="Times New Roman" w:cs="Times New Roman"/>
          <w:sz w:val="24"/>
          <w:szCs w:val="24"/>
        </w:rPr>
        <w:t xml:space="preserve"> To </w:t>
      </w:r>
      <w:r w:rsidRPr="57CA6D0B" w:rsidR="5858E454">
        <w:rPr>
          <w:rFonts w:ascii="Times New Roman" w:hAnsi="Times New Roman" w:eastAsia="Times New Roman" w:cs="Times New Roman"/>
          <w:sz w:val="24"/>
          <w:szCs w:val="24"/>
        </w:rPr>
        <w:t xml:space="preserve">expand on</w:t>
      </w:r>
      <w:r w:rsidRPr="57CA6D0B" w:rsidR="5858E454">
        <w:rPr>
          <w:rFonts w:ascii="Times New Roman" w:hAnsi="Times New Roman" w:eastAsia="Times New Roman" w:cs="Times New Roman"/>
          <w:sz w:val="24"/>
          <w:szCs w:val="24"/>
        </w:rPr>
        <w:t xml:space="preserve"> </w:t>
      </w:r>
      <w:r w:rsidRPr="57CA6D0B" w:rsidR="00A9358F">
        <w:rPr>
          <w:rFonts w:ascii="Times New Roman" w:hAnsi="Times New Roman" w:eastAsia="Times New Roman" w:cs="Times New Roman"/>
          <w:sz w:val="24"/>
          <w:szCs w:val="24"/>
        </w:rPr>
        <w:t>these</w:t>
      </w:r>
      <w:r w:rsidRPr="57CA6D0B" w:rsidR="5858E454">
        <w:rPr>
          <w:rFonts w:ascii="Times New Roman" w:hAnsi="Times New Roman" w:eastAsia="Times New Roman" w:cs="Times New Roman"/>
          <w:sz w:val="24"/>
          <w:szCs w:val="24"/>
        </w:rPr>
        <w:t xml:space="preserve"> theories, Che </w:t>
      </w:r>
      <w:r w:rsidRPr="57CA6D0B" w:rsidR="002746DE">
        <w:rPr>
          <w:rFonts w:ascii="Times New Roman" w:hAnsi="Times New Roman" w:eastAsia="Times New Roman" w:cs="Times New Roman"/>
          <w:sz w:val="24"/>
          <w:szCs w:val="24"/>
        </w:rPr>
        <w:t>authored</w:t>
      </w:r>
      <w:r w:rsidRPr="57CA6D0B" w:rsidR="5858E454">
        <w:rPr>
          <w:rFonts w:ascii="Times New Roman" w:hAnsi="Times New Roman" w:eastAsia="Times New Roman" w:cs="Times New Roman"/>
          <w:sz w:val="24"/>
          <w:szCs w:val="24"/>
        </w:rPr>
        <w:t xml:space="preserve"> </w:t>
      </w:r>
      <w:r w:rsidRPr="57CA6D0B" w:rsidR="5858E454">
        <w:rPr>
          <w:rFonts w:ascii="Times New Roman" w:hAnsi="Times New Roman" w:eastAsia="Times New Roman" w:cs="Times New Roman"/>
          <w:i w:val="1"/>
          <w:iCs w:val="1"/>
          <w:sz w:val="24"/>
          <w:szCs w:val="24"/>
        </w:rPr>
        <w:t>Guerrilla Warfare</w:t>
      </w:r>
      <w:r w:rsidRPr="57CA6D0B" w:rsidR="002746DE">
        <w:rPr>
          <w:rFonts w:ascii="Times New Roman" w:hAnsi="Times New Roman" w:eastAsia="Times New Roman" w:cs="Times New Roman"/>
          <w:i w:val="1"/>
          <w:iCs w:val="1"/>
          <w:sz w:val="24"/>
          <w:szCs w:val="24"/>
        </w:rPr>
        <w:t>,</w:t>
      </w:r>
      <w:r w:rsidRPr="57CA6D0B" w:rsidR="5858E454">
        <w:rPr>
          <w:rFonts w:ascii="Times New Roman" w:hAnsi="Times New Roman" w:eastAsia="Times New Roman" w:cs="Times New Roman"/>
          <w:sz w:val="24"/>
          <w:szCs w:val="24"/>
        </w:rPr>
        <w:t xml:space="preserve"> </w:t>
      </w:r>
      <w:r w:rsidRPr="57CA6D0B" w:rsidR="002746DE">
        <w:rPr>
          <w:rFonts w:ascii="Times New Roman" w:hAnsi="Times New Roman" w:eastAsia="Times New Roman" w:cs="Times New Roman"/>
          <w:sz w:val="24"/>
          <w:szCs w:val="24"/>
        </w:rPr>
        <w:t xml:space="preserve">providing </w:t>
      </w:r>
      <w:r w:rsidRPr="57CA6D0B" w:rsidR="5858E454">
        <w:rPr>
          <w:rFonts w:ascii="Times New Roman" w:hAnsi="Times New Roman" w:eastAsia="Times New Roman" w:cs="Times New Roman"/>
          <w:sz w:val="24"/>
          <w:szCs w:val="24"/>
        </w:rPr>
        <w:t xml:space="preserve">a practical </w:t>
      </w:r>
      <w:r w:rsidRPr="57CA6D0B" w:rsidR="002746DE">
        <w:rPr>
          <w:rFonts w:ascii="Times New Roman" w:hAnsi="Times New Roman" w:eastAsia="Times New Roman" w:cs="Times New Roman"/>
          <w:sz w:val="24"/>
          <w:szCs w:val="24"/>
        </w:rPr>
        <w:t>guide</w:t>
      </w:r>
      <w:r w:rsidRPr="57CA6D0B" w:rsidR="5858E454">
        <w:rPr>
          <w:rFonts w:ascii="Times New Roman" w:hAnsi="Times New Roman" w:eastAsia="Times New Roman" w:cs="Times New Roman"/>
          <w:sz w:val="24"/>
          <w:szCs w:val="24"/>
        </w:rPr>
        <w:t xml:space="preserve"> </w:t>
      </w:r>
      <w:r w:rsidRPr="57CA6D0B" w:rsidR="002746DE">
        <w:rPr>
          <w:rFonts w:ascii="Times New Roman" w:hAnsi="Times New Roman" w:eastAsia="Times New Roman" w:cs="Times New Roman"/>
          <w:sz w:val="24"/>
          <w:szCs w:val="24"/>
        </w:rPr>
        <w:t>to achieving</w:t>
      </w:r>
      <w:r w:rsidRPr="57CA6D0B" w:rsidR="5858E454">
        <w:rPr>
          <w:rFonts w:ascii="Times New Roman" w:hAnsi="Times New Roman" w:eastAsia="Times New Roman" w:cs="Times New Roman"/>
          <w:sz w:val="24"/>
          <w:szCs w:val="24"/>
        </w:rPr>
        <w:t xml:space="preserve"> revolution</w:t>
      </w:r>
      <w:r w:rsidRPr="57CA6D0B" w:rsidR="5858E454">
        <w:rPr>
          <w:rFonts w:ascii="Times New Roman" w:hAnsi="Times New Roman" w:eastAsia="Times New Roman" w:cs="Times New Roman"/>
          <w:sz w:val="24"/>
          <w:szCs w:val="24"/>
        </w:rPr>
        <w:t xml:space="preserve">. </w:t>
      </w:r>
      <w:r w:rsidRPr="57CA6D0B" w:rsidR="002746DE">
        <w:rPr>
          <w:rFonts w:ascii="Times New Roman" w:hAnsi="Times New Roman" w:eastAsia="Times New Roman" w:cs="Times New Roman"/>
          <w:sz w:val="24"/>
          <w:szCs w:val="24"/>
        </w:rPr>
        <w:t>E</w:t>
      </w:r>
      <w:r w:rsidRPr="57CA6D0B" w:rsidR="5858E454">
        <w:rPr>
          <w:rFonts w:ascii="Times New Roman" w:hAnsi="Times New Roman" w:eastAsia="Times New Roman" w:cs="Times New Roman"/>
          <w:sz w:val="24"/>
          <w:szCs w:val="24"/>
        </w:rPr>
        <w:t xml:space="preserve">ven </w:t>
      </w:r>
      <w:r w:rsidRPr="57CA6D0B" w:rsidR="002746DE">
        <w:rPr>
          <w:rFonts w:ascii="Times New Roman" w:hAnsi="Times New Roman" w:eastAsia="Times New Roman" w:cs="Times New Roman"/>
          <w:sz w:val="24"/>
          <w:szCs w:val="24"/>
        </w:rPr>
        <w:t>today</w:t>
      </w:r>
      <w:r w:rsidRPr="57CA6D0B" w:rsidR="5858E454">
        <w:rPr>
          <w:rFonts w:ascii="Times New Roman" w:hAnsi="Times New Roman" w:eastAsia="Times New Roman" w:cs="Times New Roman"/>
          <w:sz w:val="24"/>
          <w:szCs w:val="24"/>
        </w:rPr>
        <w:t>, his Marxist ideologies</w:t>
      </w:r>
      <w:r w:rsidRPr="57CA6D0B" w:rsidR="002746DE">
        <w:rPr>
          <w:rFonts w:ascii="Times New Roman" w:hAnsi="Times New Roman" w:eastAsia="Times New Roman" w:cs="Times New Roman"/>
          <w:sz w:val="24"/>
          <w:szCs w:val="24"/>
        </w:rPr>
        <w:t xml:space="preserve"> resonate globally, sparking debates </w:t>
      </w:r>
      <w:r w:rsidRPr="57CA6D0B" w:rsidR="5858E454">
        <w:rPr>
          <w:rFonts w:ascii="Times New Roman" w:hAnsi="Times New Roman" w:eastAsia="Times New Roman" w:cs="Times New Roman"/>
          <w:sz w:val="24"/>
          <w:szCs w:val="24"/>
        </w:rPr>
        <w:t xml:space="preserve">and </w:t>
      </w:r>
      <w:r w:rsidRPr="57CA6D0B" w:rsidR="5858E454">
        <w:rPr>
          <w:rFonts w:ascii="Times New Roman" w:hAnsi="Times New Roman" w:eastAsia="Times New Roman" w:cs="Times New Roman"/>
          <w:sz w:val="24"/>
          <w:szCs w:val="24"/>
        </w:rPr>
        <w:t>creat</w:t>
      </w:r>
      <w:r w:rsidRPr="57CA6D0B" w:rsidR="002746DE">
        <w:rPr>
          <w:rFonts w:ascii="Times New Roman" w:hAnsi="Times New Roman" w:eastAsia="Times New Roman" w:cs="Times New Roman"/>
          <w:sz w:val="24"/>
          <w:szCs w:val="24"/>
        </w:rPr>
        <w:t>ing</w:t>
      </w:r>
      <w:r w:rsidRPr="57CA6D0B" w:rsidR="5858E454">
        <w:rPr>
          <w:rFonts w:ascii="Times New Roman" w:hAnsi="Times New Roman" w:eastAsia="Times New Roman" w:cs="Times New Roman"/>
          <w:sz w:val="24"/>
          <w:szCs w:val="24"/>
        </w:rPr>
        <w:t xml:space="preserve"> </w:t>
      </w:r>
      <w:r w:rsidRPr="57CA6D0B" w:rsidR="002746DE">
        <w:rPr>
          <w:rFonts w:ascii="Times New Roman" w:hAnsi="Times New Roman" w:eastAsia="Times New Roman" w:cs="Times New Roman"/>
          <w:sz w:val="24"/>
          <w:szCs w:val="24"/>
        </w:rPr>
        <w:t>sharp</w:t>
      </w:r>
      <w:r w:rsidRPr="57CA6D0B" w:rsidR="5858E454">
        <w:rPr>
          <w:rFonts w:ascii="Times New Roman" w:hAnsi="Times New Roman" w:eastAsia="Times New Roman" w:cs="Times New Roman"/>
          <w:sz w:val="24"/>
          <w:szCs w:val="24"/>
        </w:rPr>
        <w:t xml:space="preserve"> div</w:t>
      </w:r>
      <w:r w:rsidRPr="57CA6D0B" w:rsidR="002746DE">
        <w:rPr>
          <w:rFonts w:ascii="Times New Roman" w:hAnsi="Times New Roman" w:eastAsia="Times New Roman" w:cs="Times New Roman"/>
          <w:sz w:val="24"/>
          <w:szCs w:val="24"/>
        </w:rPr>
        <w:t>isions</w:t>
      </w:r>
      <w:r w:rsidRPr="57CA6D0B" w:rsidR="5858E454">
        <w:rPr>
          <w:rFonts w:ascii="Times New Roman" w:hAnsi="Times New Roman" w:eastAsia="Times New Roman" w:cs="Times New Roman"/>
          <w:sz w:val="24"/>
          <w:szCs w:val="24"/>
        </w:rPr>
        <w:t xml:space="preserve"> in how </w:t>
      </w:r>
      <w:r w:rsidRPr="57CA6D0B" w:rsidR="002746DE">
        <w:rPr>
          <w:rFonts w:ascii="Times New Roman" w:hAnsi="Times New Roman" w:eastAsia="Times New Roman" w:cs="Times New Roman"/>
          <w:sz w:val="24"/>
          <w:szCs w:val="24"/>
        </w:rPr>
        <w:t>he is perceived</w:t>
      </w:r>
      <w:r w:rsidRPr="57CA6D0B" w:rsidR="5858E454">
        <w:rPr>
          <w:rFonts w:ascii="Times New Roman" w:hAnsi="Times New Roman" w:eastAsia="Times New Roman" w:cs="Times New Roman"/>
          <w:sz w:val="24"/>
          <w:szCs w:val="24"/>
        </w:rPr>
        <w:t xml:space="preserve">. </w:t>
      </w:r>
    </w:p>
    <w:p w:rsidR="5858E454" w:rsidP="57CA6D0B" w:rsidRDefault="002746DE" w14:paraId="3B821952" w14:textId="1E8AE82A">
      <w:pPr>
        <w:spacing w:line="480" w:lineRule="auto"/>
        <w:ind w:firstLine="720"/>
        <w:rPr>
          <w:rFonts w:ascii="Times New Roman" w:hAnsi="Times New Roman" w:eastAsia="Times New Roman" w:cs="Times New Roman"/>
          <w:sz w:val="24"/>
          <w:szCs w:val="24"/>
        </w:rPr>
      </w:pPr>
      <w:r w:rsidRPr="57CA6D0B" w:rsidR="002746DE">
        <w:rPr>
          <w:rFonts w:ascii="Times New Roman" w:hAnsi="Times New Roman" w:eastAsia="Times New Roman" w:cs="Times New Roman"/>
          <w:sz w:val="24"/>
          <w:szCs w:val="24"/>
        </w:rPr>
        <w:t>I</w:t>
      </w:r>
      <w:r w:rsidRPr="57CA6D0B" w:rsidR="5858E454">
        <w:rPr>
          <w:rFonts w:ascii="Times New Roman" w:hAnsi="Times New Roman" w:eastAsia="Times New Roman" w:cs="Times New Roman"/>
          <w:sz w:val="24"/>
          <w:szCs w:val="24"/>
        </w:rPr>
        <w:t>n</w:t>
      </w:r>
      <w:r w:rsidRPr="57CA6D0B" w:rsidR="002746DE">
        <w:rPr>
          <w:rFonts w:ascii="Times New Roman" w:hAnsi="Times New Roman" w:eastAsia="Times New Roman" w:cs="Times New Roman"/>
          <w:sz w:val="24"/>
          <w:szCs w:val="24"/>
        </w:rPr>
        <w:t xml:space="preserve"> both</w:t>
      </w:r>
      <w:r w:rsidRPr="57CA6D0B" w:rsidR="5858E454">
        <w:rPr>
          <w:rFonts w:ascii="Times New Roman" w:hAnsi="Times New Roman" w:eastAsia="Times New Roman" w:cs="Times New Roman"/>
          <w:sz w:val="24"/>
          <w:szCs w:val="24"/>
        </w:rPr>
        <w:t xml:space="preserve"> life and death</w:t>
      </w:r>
      <w:r w:rsidRPr="57CA6D0B" w:rsidR="002746DE">
        <w:rPr>
          <w:rFonts w:ascii="Times New Roman" w:hAnsi="Times New Roman" w:eastAsia="Times New Roman" w:cs="Times New Roman"/>
          <w:sz w:val="24"/>
          <w:szCs w:val="24"/>
        </w:rPr>
        <w:t>, Che</w:t>
      </w:r>
      <w:r w:rsidRPr="57CA6D0B" w:rsidR="002746DE">
        <w:rPr>
          <w:rFonts w:ascii="Times New Roman" w:hAnsi="Times New Roman" w:eastAsia="Times New Roman" w:cs="Times New Roman"/>
          <w:sz w:val="24"/>
          <w:szCs w:val="24"/>
        </w:rPr>
        <w:t xml:space="preserve"> </w:t>
      </w:r>
      <w:r w:rsidRPr="57CA6D0B" w:rsidR="5858E454">
        <w:rPr>
          <w:rFonts w:ascii="Times New Roman" w:hAnsi="Times New Roman" w:eastAsia="Times New Roman" w:cs="Times New Roman"/>
          <w:sz w:val="24"/>
          <w:szCs w:val="24"/>
        </w:rPr>
        <w:t>polarize</w:t>
      </w:r>
      <w:r w:rsidRPr="57CA6D0B" w:rsidR="002746DE">
        <w:rPr>
          <w:rFonts w:ascii="Times New Roman" w:hAnsi="Times New Roman" w:eastAsia="Times New Roman" w:cs="Times New Roman"/>
          <w:sz w:val="24"/>
          <w:szCs w:val="24"/>
        </w:rPr>
        <w:t>d opinions.</w:t>
      </w:r>
      <w:r w:rsidRPr="57CA6D0B" w:rsidR="5858E454">
        <w:rPr>
          <w:rFonts w:ascii="Times New Roman" w:hAnsi="Times New Roman" w:eastAsia="Times New Roman" w:cs="Times New Roman"/>
          <w:sz w:val="24"/>
          <w:szCs w:val="24"/>
        </w:rPr>
        <w:t xml:space="preserve"> </w:t>
      </w:r>
      <w:r w:rsidRPr="57CA6D0B" w:rsidR="002746DE">
        <w:rPr>
          <w:rFonts w:ascii="Times New Roman" w:hAnsi="Times New Roman" w:eastAsia="Times New Roman" w:cs="Times New Roman"/>
          <w:sz w:val="24"/>
          <w:szCs w:val="24"/>
        </w:rPr>
        <w:t xml:space="preserve">Supporters saw </w:t>
      </w:r>
      <w:r w:rsidRPr="57CA6D0B" w:rsidR="5858E454">
        <w:rPr>
          <w:rFonts w:ascii="Times New Roman" w:hAnsi="Times New Roman" w:eastAsia="Times New Roman" w:cs="Times New Roman"/>
          <w:sz w:val="24"/>
          <w:szCs w:val="24"/>
        </w:rPr>
        <w:t xml:space="preserve">him as a symbol of </w:t>
      </w:r>
      <w:r w:rsidRPr="57CA6D0B" w:rsidR="002746DE">
        <w:rPr>
          <w:rFonts w:ascii="Times New Roman" w:hAnsi="Times New Roman" w:eastAsia="Times New Roman" w:cs="Times New Roman"/>
          <w:sz w:val="24"/>
          <w:szCs w:val="24"/>
        </w:rPr>
        <w:t>resistance to</w:t>
      </w:r>
      <w:r w:rsidRPr="57CA6D0B" w:rsidR="5858E454">
        <w:rPr>
          <w:rFonts w:ascii="Times New Roman" w:hAnsi="Times New Roman" w:eastAsia="Times New Roman" w:cs="Times New Roman"/>
          <w:sz w:val="24"/>
          <w:szCs w:val="24"/>
        </w:rPr>
        <w:t xml:space="preserve"> Western</w:t>
      </w:r>
      <w:r w:rsidRPr="57CA6D0B" w:rsidR="002746DE">
        <w:rPr>
          <w:rFonts w:ascii="Times New Roman" w:hAnsi="Times New Roman" w:eastAsia="Times New Roman" w:cs="Times New Roman"/>
          <w:sz w:val="24"/>
          <w:szCs w:val="24"/>
        </w:rPr>
        <w:t xml:space="preserve"> hegemony,</w:t>
      </w:r>
      <w:r w:rsidRPr="57CA6D0B" w:rsidR="5858E454">
        <w:rPr>
          <w:rFonts w:ascii="Times New Roman" w:hAnsi="Times New Roman" w:eastAsia="Times New Roman" w:cs="Times New Roman"/>
          <w:sz w:val="24"/>
          <w:szCs w:val="24"/>
        </w:rPr>
        <w:t xml:space="preserve"> </w:t>
      </w:r>
      <w:r w:rsidRPr="57CA6D0B" w:rsidR="002746DE">
        <w:rPr>
          <w:rFonts w:ascii="Times New Roman" w:hAnsi="Times New Roman" w:eastAsia="Times New Roman" w:cs="Times New Roman"/>
          <w:sz w:val="24"/>
          <w:szCs w:val="24"/>
        </w:rPr>
        <w:t>while</w:t>
      </w:r>
      <w:r w:rsidRPr="57CA6D0B" w:rsidR="5858E454">
        <w:rPr>
          <w:rFonts w:ascii="Times New Roman" w:hAnsi="Times New Roman" w:eastAsia="Times New Roman" w:cs="Times New Roman"/>
          <w:sz w:val="24"/>
          <w:szCs w:val="24"/>
        </w:rPr>
        <w:t xml:space="preserve"> critic</w:t>
      </w:r>
      <w:r w:rsidRPr="57CA6D0B" w:rsidR="0B549F35">
        <w:rPr>
          <w:rFonts w:ascii="Times New Roman" w:hAnsi="Times New Roman" w:eastAsia="Times New Roman" w:cs="Times New Roman"/>
          <w:sz w:val="24"/>
          <w:szCs w:val="24"/>
        </w:rPr>
        <w:t>s</w:t>
      </w:r>
      <w:r w:rsidRPr="57CA6D0B" w:rsidR="5858E454">
        <w:rPr>
          <w:rFonts w:ascii="Times New Roman" w:hAnsi="Times New Roman" w:eastAsia="Times New Roman" w:cs="Times New Roman"/>
          <w:sz w:val="24"/>
          <w:szCs w:val="24"/>
        </w:rPr>
        <w:t xml:space="preserve"> viewed his </w:t>
      </w:r>
      <w:r w:rsidRPr="57CA6D0B" w:rsidR="002746DE">
        <w:rPr>
          <w:rFonts w:ascii="Times New Roman" w:hAnsi="Times New Roman" w:eastAsia="Times New Roman" w:cs="Times New Roman"/>
          <w:sz w:val="24"/>
          <w:szCs w:val="24"/>
        </w:rPr>
        <w:t xml:space="preserve">legacy </w:t>
      </w:r>
      <w:r w:rsidRPr="57CA6D0B" w:rsidR="5858E454">
        <w:rPr>
          <w:rFonts w:ascii="Times New Roman" w:hAnsi="Times New Roman" w:eastAsia="Times New Roman" w:cs="Times New Roman"/>
          <w:sz w:val="24"/>
          <w:szCs w:val="24"/>
        </w:rPr>
        <w:t xml:space="preserve">as </w:t>
      </w:r>
      <w:r w:rsidRPr="57CA6D0B" w:rsidR="002746DE">
        <w:rPr>
          <w:rFonts w:ascii="Times New Roman" w:hAnsi="Times New Roman" w:eastAsia="Times New Roman" w:cs="Times New Roman"/>
          <w:sz w:val="24"/>
          <w:szCs w:val="24"/>
        </w:rPr>
        <w:t>misunderstood or contradictory</w:t>
      </w:r>
      <w:r w:rsidRPr="57CA6D0B" w:rsidR="5858E454">
        <w:rPr>
          <w:rFonts w:ascii="Times New Roman" w:hAnsi="Times New Roman" w:eastAsia="Times New Roman" w:cs="Times New Roman"/>
          <w:sz w:val="24"/>
          <w:szCs w:val="24"/>
        </w:rPr>
        <w:t xml:space="preserve">. </w:t>
      </w:r>
      <w:r w:rsidRPr="57CA6D0B" w:rsidR="002746DE">
        <w:rPr>
          <w:rFonts w:ascii="Times New Roman" w:hAnsi="Times New Roman" w:eastAsia="Times New Roman" w:cs="Times New Roman"/>
          <w:sz w:val="24"/>
          <w:szCs w:val="24"/>
        </w:rPr>
        <w:t xml:space="preserve">Ironically, </w:t>
      </w:r>
      <w:r w:rsidRPr="57CA6D0B" w:rsidR="5858E454">
        <w:rPr>
          <w:rFonts w:ascii="Times New Roman" w:hAnsi="Times New Roman" w:eastAsia="Times New Roman" w:cs="Times New Roman"/>
          <w:sz w:val="24"/>
          <w:szCs w:val="24"/>
        </w:rPr>
        <w:t>Che has</w:t>
      </w:r>
      <w:r w:rsidRPr="57CA6D0B" w:rsidR="002746DE">
        <w:rPr>
          <w:rFonts w:ascii="Times New Roman" w:hAnsi="Times New Roman" w:eastAsia="Times New Roman" w:cs="Times New Roman"/>
          <w:sz w:val="24"/>
          <w:szCs w:val="24"/>
        </w:rPr>
        <w:t xml:space="preserve"> </w:t>
      </w:r>
      <w:r w:rsidRPr="57CA6D0B" w:rsidR="5858E454">
        <w:rPr>
          <w:rFonts w:ascii="Times New Roman" w:hAnsi="Times New Roman" w:eastAsia="Times New Roman" w:cs="Times New Roman"/>
          <w:sz w:val="24"/>
          <w:szCs w:val="24"/>
        </w:rPr>
        <w:t xml:space="preserve">become </w:t>
      </w:r>
      <w:r w:rsidRPr="57CA6D0B" w:rsidR="5858E454">
        <w:rPr>
          <w:rFonts w:ascii="Times New Roman" w:hAnsi="Times New Roman" w:eastAsia="Times New Roman" w:cs="Times New Roman"/>
          <w:sz w:val="24"/>
          <w:szCs w:val="24"/>
        </w:rPr>
        <w:t>one of the most prominent figures in capitalism</w:t>
      </w:r>
      <w:r w:rsidRPr="57CA6D0B" w:rsidR="002746DE">
        <w:rPr>
          <w:rFonts w:ascii="Times New Roman" w:hAnsi="Times New Roman" w:eastAsia="Times New Roman" w:cs="Times New Roman"/>
          <w:sz w:val="24"/>
          <w:szCs w:val="24"/>
        </w:rPr>
        <w:t>, an outcome he would have vehemently opposed</w:t>
      </w:r>
      <w:r w:rsidRPr="57CA6D0B" w:rsidR="002746DE">
        <w:rPr>
          <w:rFonts w:ascii="Times New Roman" w:hAnsi="Times New Roman" w:eastAsia="Times New Roman" w:cs="Times New Roman"/>
          <w:sz w:val="24"/>
          <w:szCs w:val="24"/>
        </w:rPr>
        <w:t>.</w:t>
      </w:r>
      <w:r w:rsidRPr="57CA6D0B" w:rsidR="5858E454">
        <w:rPr>
          <w:rFonts w:ascii="Times New Roman" w:hAnsi="Times New Roman" w:eastAsia="Times New Roman" w:cs="Times New Roman"/>
          <w:sz w:val="24"/>
          <w:szCs w:val="24"/>
        </w:rPr>
        <w:t xml:space="preserve">  </w:t>
      </w:r>
      <w:r w:rsidRPr="57CA6D0B" w:rsidR="5858E454">
        <w:rPr>
          <w:rFonts w:ascii="Times New Roman" w:hAnsi="Times New Roman" w:eastAsia="Times New Roman" w:cs="Times New Roman"/>
          <w:sz w:val="24"/>
          <w:szCs w:val="24"/>
        </w:rPr>
        <w:t xml:space="preserve"> </w:t>
      </w:r>
    </w:p>
    <w:p w:rsidR="004B1D0B" w:rsidP="57CA6D0B" w:rsidRDefault="5858E454" w14:paraId="661765D7" w14:textId="220B81BF">
      <w:pPr>
        <w:spacing w:line="480" w:lineRule="auto"/>
        <w:ind w:firstLine="720"/>
        <w:rPr>
          <w:rFonts w:ascii="Times New Roman" w:hAnsi="Times New Roman" w:eastAsia="Times New Roman" w:cs="Times New Roman"/>
          <w:sz w:val="24"/>
          <w:szCs w:val="24"/>
        </w:rPr>
      </w:pPr>
      <w:r w:rsidRPr="57CA6D0B" w:rsidR="5858E454">
        <w:rPr>
          <w:rFonts w:ascii="Times New Roman" w:hAnsi="Times New Roman" w:eastAsia="Times New Roman" w:cs="Times New Roman"/>
          <w:sz w:val="24"/>
          <w:szCs w:val="24"/>
        </w:rPr>
        <w:t xml:space="preserve">Che’s </w:t>
      </w:r>
      <w:r w:rsidRPr="57CA6D0B" w:rsidR="002746DE">
        <w:rPr>
          <w:rFonts w:ascii="Times New Roman" w:hAnsi="Times New Roman" w:eastAsia="Times New Roman" w:cs="Times New Roman"/>
          <w:sz w:val="24"/>
          <w:szCs w:val="24"/>
        </w:rPr>
        <w:t>most influential concept,</w:t>
      </w:r>
      <w:r w:rsidRPr="57CA6D0B" w:rsidR="5858E454">
        <w:rPr>
          <w:rFonts w:ascii="Times New Roman" w:hAnsi="Times New Roman" w:eastAsia="Times New Roman" w:cs="Times New Roman"/>
          <w:sz w:val="24"/>
          <w:szCs w:val="24"/>
        </w:rPr>
        <w:t xml:space="preserve"> the “New Man</w:t>
      </w:r>
      <w:r w:rsidRPr="57CA6D0B" w:rsidR="002746DE">
        <w:rPr>
          <w:rFonts w:ascii="Times New Roman" w:hAnsi="Times New Roman" w:eastAsia="Times New Roman" w:cs="Times New Roman"/>
          <w:sz w:val="24"/>
          <w:szCs w:val="24"/>
        </w:rPr>
        <w:t>,</w:t>
      </w:r>
      <w:r w:rsidRPr="57CA6D0B" w:rsidR="5858E454">
        <w:rPr>
          <w:rFonts w:ascii="Times New Roman" w:hAnsi="Times New Roman" w:eastAsia="Times New Roman" w:cs="Times New Roman"/>
          <w:sz w:val="24"/>
          <w:szCs w:val="24"/>
        </w:rPr>
        <w:t>”</w:t>
      </w:r>
      <w:r w:rsidRPr="57CA6D0B" w:rsidR="002746DE">
        <w:rPr>
          <w:rFonts w:ascii="Times New Roman" w:hAnsi="Times New Roman" w:eastAsia="Times New Roman" w:cs="Times New Roman"/>
          <w:sz w:val="24"/>
          <w:szCs w:val="24"/>
        </w:rPr>
        <w:t xml:space="preserve"> re</w:t>
      </w:r>
      <w:r w:rsidRPr="57CA6D0B" w:rsidR="002746DE">
        <w:rPr>
          <w:rFonts w:ascii="Times New Roman" w:hAnsi="Times New Roman" w:eastAsia="Times New Roman" w:cs="Times New Roman"/>
          <w:sz w:val="24"/>
          <w:szCs w:val="24"/>
        </w:rPr>
        <w:t xml:space="preserve">flected his belief that </w:t>
      </w:r>
      <w:r w:rsidRPr="57CA6D0B" w:rsidR="5858E454">
        <w:rPr>
          <w:rFonts w:ascii="Times New Roman" w:hAnsi="Times New Roman" w:eastAsia="Times New Roman" w:cs="Times New Roman"/>
          <w:sz w:val="24"/>
          <w:szCs w:val="24"/>
        </w:rPr>
        <w:t>true socialis</w:t>
      </w:r>
      <w:r w:rsidRPr="57CA6D0B" w:rsidR="002746DE">
        <w:rPr>
          <w:rFonts w:ascii="Times New Roman" w:hAnsi="Times New Roman" w:eastAsia="Times New Roman" w:cs="Times New Roman"/>
          <w:sz w:val="24"/>
          <w:szCs w:val="24"/>
        </w:rPr>
        <w:t>m required the transformation of</w:t>
      </w:r>
      <w:r w:rsidRPr="57CA6D0B" w:rsidR="002746DE">
        <w:rPr>
          <w:rFonts w:ascii="Times New Roman" w:hAnsi="Times New Roman" w:eastAsia="Times New Roman" w:cs="Times New Roman"/>
          <w:sz w:val="24"/>
          <w:szCs w:val="24"/>
        </w:rPr>
        <w:t xml:space="preserve"> human nature across </w:t>
      </w:r>
      <w:r w:rsidRPr="57CA6D0B" w:rsidR="002746DE">
        <w:rPr>
          <w:rFonts w:ascii="Times New Roman" w:hAnsi="Times New Roman" w:eastAsia="Times New Roman" w:cs="Times New Roman"/>
          <w:sz w:val="24"/>
          <w:szCs w:val="24"/>
        </w:rPr>
        <w:t xml:space="preserve">ge</w:t>
      </w:r>
      <w:r w:rsidRPr="57CA6D0B" w:rsidR="002746DE">
        <w:rPr>
          <w:rFonts w:ascii="Times New Roman" w:hAnsi="Times New Roman" w:eastAsia="Times New Roman" w:cs="Times New Roman"/>
          <w:sz w:val="24"/>
          <w:szCs w:val="24"/>
        </w:rPr>
        <w:t>nerations.</w:t>
      </w:r>
      <w:r w:rsidRPr="57CA6D0B">
        <w:rPr>
          <w:rStyle w:val="FootnoteReference"/>
          <w:rFonts w:ascii="Times New Roman" w:hAnsi="Times New Roman" w:eastAsia="Times New Roman" w:cs="Times New Roman"/>
          <w:sz w:val="24"/>
          <w:szCs w:val="24"/>
        </w:rPr>
        <w:footnoteReference w:id="7149"/>
      </w:r>
      <w:r w:rsidRPr="57CA6D0B" w:rsidR="5858E454">
        <w:rPr>
          <w:rFonts w:ascii="Times New Roman" w:hAnsi="Times New Roman" w:eastAsia="Times New Roman" w:cs="Times New Roman"/>
          <w:sz w:val="24"/>
          <w:szCs w:val="24"/>
        </w:rPr>
        <w:t xml:space="preserve"> At the time, th</w:t>
      </w:r>
      <w:r w:rsidRPr="57CA6D0B" w:rsidR="004B1D0B">
        <w:rPr>
          <w:rFonts w:ascii="Times New Roman" w:hAnsi="Times New Roman" w:eastAsia="Times New Roman" w:cs="Times New Roman"/>
          <w:sz w:val="24"/>
          <w:szCs w:val="24"/>
        </w:rPr>
        <w:t>is</w:t>
      </w:r>
      <w:r w:rsidRPr="57CA6D0B" w:rsidR="5858E454">
        <w:rPr>
          <w:rFonts w:ascii="Times New Roman" w:hAnsi="Times New Roman" w:eastAsia="Times New Roman" w:cs="Times New Roman"/>
          <w:sz w:val="24"/>
          <w:szCs w:val="24"/>
        </w:rPr>
        <w:t xml:space="preserve"> idea </w:t>
      </w:r>
      <w:r w:rsidRPr="57CA6D0B" w:rsidR="004B1D0B">
        <w:rPr>
          <w:rFonts w:ascii="Times New Roman" w:hAnsi="Times New Roman" w:eastAsia="Times New Roman" w:cs="Times New Roman"/>
          <w:sz w:val="24"/>
          <w:szCs w:val="24"/>
        </w:rPr>
        <w:t>gained significant traction</w:t>
      </w:r>
      <w:r w:rsidRPr="57CA6D0B" w:rsidR="5858E454">
        <w:rPr>
          <w:rFonts w:ascii="Times New Roman" w:hAnsi="Times New Roman" w:eastAsia="Times New Roman" w:cs="Times New Roman"/>
          <w:sz w:val="24"/>
          <w:szCs w:val="24"/>
        </w:rPr>
        <w:t xml:space="preserve">, and even </w:t>
      </w:r>
      <w:r w:rsidRPr="57CA6D0B" w:rsidR="004B1D0B">
        <w:rPr>
          <w:rFonts w:ascii="Times New Roman" w:hAnsi="Times New Roman" w:eastAsia="Times New Roman" w:cs="Times New Roman"/>
          <w:sz w:val="24"/>
          <w:szCs w:val="24"/>
        </w:rPr>
        <w:t>today</w:t>
      </w:r>
      <w:r w:rsidRPr="57CA6D0B" w:rsidR="5858E454">
        <w:rPr>
          <w:rFonts w:ascii="Times New Roman" w:hAnsi="Times New Roman" w:eastAsia="Times New Roman" w:cs="Times New Roman"/>
          <w:sz w:val="24"/>
          <w:szCs w:val="24"/>
        </w:rPr>
        <w:t xml:space="preserve">, </w:t>
      </w:r>
      <w:r w:rsidRPr="57CA6D0B" w:rsidR="004B1D0B">
        <w:rPr>
          <w:rFonts w:ascii="Times New Roman" w:hAnsi="Times New Roman" w:eastAsia="Times New Roman" w:cs="Times New Roman"/>
          <w:sz w:val="24"/>
          <w:szCs w:val="24"/>
        </w:rPr>
        <w:t xml:space="preserve">it has evolved into the </w:t>
      </w:r>
      <w:r w:rsidRPr="57CA6D0B" w:rsidR="5858E454">
        <w:rPr>
          <w:rFonts w:ascii="Times New Roman" w:hAnsi="Times New Roman" w:eastAsia="Times New Roman" w:cs="Times New Roman"/>
          <w:sz w:val="24"/>
          <w:szCs w:val="24"/>
        </w:rPr>
        <w:t>more inclusive</w:t>
      </w:r>
      <w:r w:rsidRPr="57CA6D0B" w:rsidR="004B1D0B">
        <w:rPr>
          <w:rFonts w:ascii="Times New Roman" w:hAnsi="Times New Roman" w:eastAsia="Times New Roman" w:cs="Times New Roman"/>
          <w:sz w:val="24"/>
          <w:szCs w:val="24"/>
        </w:rPr>
        <w:t xml:space="preserve"> notion of the</w:t>
      </w:r>
      <w:r w:rsidRPr="57CA6D0B" w:rsidR="5858E454">
        <w:rPr>
          <w:rFonts w:ascii="Times New Roman" w:hAnsi="Times New Roman" w:eastAsia="Times New Roman" w:cs="Times New Roman"/>
          <w:sz w:val="24"/>
          <w:szCs w:val="24"/>
        </w:rPr>
        <w:t xml:space="preserve"> “New Human</w:t>
      </w:r>
      <w:r w:rsidRPr="57CA6D0B" w:rsidR="004B1D0B">
        <w:rPr>
          <w:rFonts w:ascii="Times New Roman" w:hAnsi="Times New Roman" w:eastAsia="Times New Roman" w:cs="Times New Roman"/>
          <w:sz w:val="24"/>
          <w:szCs w:val="24"/>
        </w:rPr>
        <w:t>.</w:t>
      </w:r>
      <w:r w:rsidRPr="57CA6D0B" w:rsidR="5858E454">
        <w:rPr>
          <w:rFonts w:ascii="Times New Roman" w:hAnsi="Times New Roman" w:eastAsia="Times New Roman" w:cs="Times New Roman"/>
          <w:sz w:val="24"/>
          <w:szCs w:val="24"/>
        </w:rPr>
        <w:t xml:space="preserve">” </w:t>
      </w:r>
      <w:r w:rsidRPr="57CA6D0B" w:rsidR="004B1D0B">
        <w:rPr>
          <w:rFonts w:ascii="Times New Roman" w:hAnsi="Times New Roman" w:eastAsia="Times New Roman" w:cs="Times New Roman"/>
          <w:sz w:val="24"/>
          <w:szCs w:val="24"/>
        </w:rPr>
        <w:t xml:space="preserve">This concept envisions </w:t>
      </w:r>
      <w:r w:rsidRPr="57CA6D0B" w:rsidR="5858E454">
        <w:rPr>
          <w:rFonts w:ascii="Times New Roman" w:hAnsi="Times New Roman" w:eastAsia="Times New Roman" w:cs="Times New Roman"/>
          <w:sz w:val="24"/>
          <w:szCs w:val="24"/>
        </w:rPr>
        <w:t>not physical</w:t>
      </w:r>
      <w:r w:rsidRPr="57CA6D0B" w:rsidR="004B1D0B">
        <w:rPr>
          <w:rFonts w:ascii="Times New Roman" w:hAnsi="Times New Roman" w:eastAsia="Times New Roman" w:cs="Times New Roman"/>
          <w:sz w:val="24"/>
          <w:szCs w:val="24"/>
        </w:rPr>
        <w:t xml:space="preserve"> evolution</w:t>
      </w:r>
      <w:r w:rsidRPr="57CA6D0B" w:rsidR="5858E454">
        <w:rPr>
          <w:rFonts w:ascii="Times New Roman" w:hAnsi="Times New Roman" w:eastAsia="Times New Roman" w:cs="Times New Roman"/>
          <w:sz w:val="24"/>
          <w:szCs w:val="24"/>
        </w:rPr>
        <w:t xml:space="preserve"> but </w:t>
      </w:r>
      <w:r w:rsidRPr="57CA6D0B" w:rsidR="5858E454">
        <w:rPr>
          <w:rFonts w:ascii="Times New Roman" w:hAnsi="Times New Roman" w:eastAsia="Times New Roman" w:cs="Times New Roman"/>
          <w:sz w:val="24"/>
          <w:szCs w:val="24"/>
        </w:rPr>
        <w:t>psychological</w:t>
      </w:r>
      <w:r w:rsidRPr="57CA6D0B" w:rsidR="004B1D0B">
        <w:rPr>
          <w:rFonts w:ascii="Times New Roman" w:hAnsi="Times New Roman" w:eastAsia="Times New Roman" w:cs="Times New Roman"/>
          <w:sz w:val="24"/>
          <w:szCs w:val="24"/>
        </w:rPr>
        <w:t xml:space="preserve"> transformation</w:t>
      </w:r>
      <w:r w:rsidRPr="57CA6D0B" w:rsidR="5858E454">
        <w:rPr>
          <w:rFonts w:ascii="Times New Roman" w:hAnsi="Times New Roman" w:eastAsia="Times New Roman" w:cs="Times New Roman"/>
          <w:sz w:val="24"/>
          <w:szCs w:val="24"/>
        </w:rPr>
        <w:t xml:space="preserve"> into a society of radical </w:t>
      </w:r>
      <w:r w:rsidRPr="57CA6D0B" w:rsidR="5858E454">
        <w:rPr>
          <w:rFonts w:ascii="Times New Roman" w:hAnsi="Times New Roman" w:eastAsia="Times New Roman" w:cs="Times New Roman"/>
          <w:sz w:val="24"/>
          <w:szCs w:val="24"/>
        </w:rPr>
        <w:t xml:space="preserve">egalitarians</w:t>
      </w:r>
      <w:r w:rsidRPr="57CA6D0B" w:rsidR="0D46A92A">
        <w:rPr>
          <w:rFonts w:ascii="Times New Roman" w:hAnsi="Times New Roman" w:eastAsia="Times New Roman" w:cs="Times New Roman"/>
          <w:sz w:val="24"/>
          <w:szCs w:val="24"/>
        </w:rPr>
        <w:t>.</w:t>
      </w:r>
      <w:r w:rsidRPr="57CA6D0B">
        <w:rPr>
          <w:rStyle w:val="FootnoteReference"/>
          <w:rFonts w:ascii="Times New Roman" w:hAnsi="Times New Roman" w:eastAsia="Times New Roman" w:cs="Times New Roman"/>
          <w:sz w:val="24"/>
          <w:szCs w:val="24"/>
        </w:rPr>
        <w:footnoteReference w:id="16614"/>
      </w:r>
      <w:r w:rsidRPr="57CA6D0B" w:rsidR="5858E454">
        <w:rPr>
          <w:rFonts w:ascii="Times New Roman" w:hAnsi="Times New Roman" w:eastAsia="Times New Roman" w:cs="Times New Roman"/>
          <w:sz w:val="24"/>
          <w:szCs w:val="24"/>
        </w:rPr>
        <w:t xml:space="preserve"> </w:t>
      </w:r>
      <w:r w:rsidRPr="57CA6D0B" w:rsidR="004B1D0B">
        <w:rPr>
          <w:rFonts w:ascii="Times New Roman" w:hAnsi="Times New Roman" w:eastAsia="Times New Roman" w:cs="Times New Roman"/>
          <w:sz w:val="24"/>
          <w:szCs w:val="24"/>
        </w:rPr>
        <w:t>Supporters of Che’s ide</w:t>
      </w:r>
      <w:r w:rsidRPr="57CA6D0B" w:rsidR="004B1D0B">
        <w:rPr>
          <w:rFonts w:ascii="Times New Roman" w:hAnsi="Times New Roman" w:eastAsia="Times New Roman" w:cs="Times New Roman"/>
          <w:sz w:val="24"/>
          <w:szCs w:val="24"/>
        </w:rPr>
        <w:t xml:space="preserve">ology often </w:t>
      </w:r>
      <w:r w:rsidRPr="57CA6D0B" w:rsidR="004B1D0B">
        <w:rPr>
          <w:rFonts w:ascii="Times New Roman" w:hAnsi="Times New Roman" w:eastAsia="Times New Roman" w:cs="Times New Roman"/>
          <w:sz w:val="24"/>
          <w:szCs w:val="24"/>
        </w:rPr>
        <w:t>claim,</w:t>
      </w:r>
      <w:r w:rsidRPr="57CA6D0B" w:rsidR="5858E454">
        <w:rPr>
          <w:rFonts w:ascii="Times New Roman" w:hAnsi="Times New Roman" w:eastAsia="Times New Roman" w:cs="Times New Roman"/>
          <w:sz w:val="24"/>
          <w:szCs w:val="24"/>
        </w:rPr>
        <w:t xml:space="preserve"> “Every time a just cause triumphs, Che Guevara’s ideology is reborn</w:t>
      </w:r>
      <w:r w:rsidRPr="57CA6D0B" w:rsidR="5858E454">
        <w:rPr>
          <w:rFonts w:ascii="Times New Roman" w:hAnsi="Times New Roman" w:eastAsia="Times New Roman" w:cs="Times New Roman"/>
          <w:sz w:val="24"/>
          <w:szCs w:val="24"/>
        </w:rPr>
        <w:t xml:space="preserve">.”</w:t>
      </w:r>
      <w:r w:rsidRPr="57CA6D0B">
        <w:rPr>
          <w:rStyle w:val="FootnoteReference"/>
          <w:rFonts w:ascii="Times New Roman" w:hAnsi="Times New Roman" w:eastAsia="Times New Roman" w:cs="Times New Roman"/>
          <w:sz w:val="24"/>
          <w:szCs w:val="24"/>
        </w:rPr>
        <w:footnoteReference w:id="19450"/>
      </w:r>
    </w:p>
    <w:p w:rsidR="00FB01B5" w:rsidP="57CA6D0B" w:rsidRDefault="004B1D0B" w14:paraId="4217B1A8" w14:textId="4F71B085">
      <w:pPr>
        <w:spacing w:line="480" w:lineRule="auto"/>
        <w:ind w:firstLine="720"/>
        <w:rPr>
          <w:rFonts w:ascii="Times New Roman" w:hAnsi="Times New Roman" w:eastAsia="Times New Roman" w:cs="Times New Roman"/>
          <w:sz w:val="24"/>
          <w:szCs w:val="24"/>
        </w:rPr>
      </w:pPr>
      <w:r w:rsidRPr="57CA6D0B" w:rsidR="004B1D0B">
        <w:rPr>
          <w:rFonts w:ascii="Times New Roman" w:hAnsi="Times New Roman" w:eastAsia="Times New Roman" w:cs="Times New Roman"/>
          <w:sz w:val="24"/>
          <w:szCs w:val="24"/>
        </w:rPr>
        <w:t xml:space="preserve">Despite his admiration, </w:t>
      </w:r>
      <w:r w:rsidRPr="57CA6D0B" w:rsidR="5858E454">
        <w:rPr>
          <w:rFonts w:ascii="Times New Roman" w:hAnsi="Times New Roman" w:eastAsia="Times New Roman" w:cs="Times New Roman"/>
          <w:sz w:val="24"/>
          <w:szCs w:val="24"/>
        </w:rPr>
        <w:t>Che</w:t>
      </w:r>
      <w:r w:rsidRPr="57CA6D0B" w:rsidR="004B1D0B">
        <w:rPr>
          <w:rFonts w:ascii="Times New Roman" w:hAnsi="Times New Roman" w:eastAsia="Times New Roman" w:cs="Times New Roman"/>
          <w:sz w:val="24"/>
          <w:szCs w:val="24"/>
        </w:rPr>
        <w:t xml:space="preserve">’s legacy </w:t>
      </w:r>
      <w:r w:rsidRPr="57CA6D0B" w:rsidR="004B1D0B">
        <w:rPr>
          <w:rFonts w:ascii="Times New Roman" w:hAnsi="Times New Roman" w:eastAsia="Times New Roman" w:cs="Times New Roman"/>
          <w:sz w:val="24"/>
          <w:szCs w:val="24"/>
        </w:rPr>
        <w:t>remains</w:t>
      </w:r>
      <w:r w:rsidRPr="57CA6D0B" w:rsidR="004B1D0B">
        <w:rPr>
          <w:rFonts w:ascii="Times New Roman" w:hAnsi="Times New Roman" w:eastAsia="Times New Roman" w:cs="Times New Roman"/>
          <w:sz w:val="24"/>
          <w:szCs w:val="24"/>
        </w:rPr>
        <w:t xml:space="preserve"> divis</w:t>
      </w:r>
      <w:r w:rsidRPr="57CA6D0B" w:rsidR="004B1D0B">
        <w:rPr>
          <w:rFonts w:ascii="Times New Roman" w:hAnsi="Times New Roman" w:eastAsia="Times New Roman" w:cs="Times New Roman"/>
          <w:sz w:val="24"/>
          <w:szCs w:val="24"/>
        </w:rPr>
        <w:t>ive.</w:t>
      </w:r>
      <w:r w:rsidRPr="57CA6D0B" w:rsidR="5858E454">
        <w:rPr>
          <w:rFonts w:ascii="Times New Roman" w:hAnsi="Times New Roman" w:eastAsia="Times New Roman" w:cs="Times New Roman"/>
          <w:sz w:val="24"/>
          <w:szCs w:val="24"/>
        </w:rPr>
        <w:t xml:space="preserve"> </w:t>
      </w:r>
      <w:r w:rsidRPr="57CA6D0B" w:rsidR="004B1D0B">
        <w:rPr>
          <w:rFonts w:ascii="Times New Roman" w:hAnsi="Times New Roman" w:eastAsia="Times New Roman" w:cs="Times New Roman"/>
          <w:sz w:val="24"/>
          <w:szCs w:val="24"/>
        </w:rPr>
        <w:t>T</w:t>
      </w:r>
      <w:r w:rsidRPr="57CA6D0B" w:rsidR="5858E454">
        <w:rPr>
          <w:rFonts w:ascii="Times New Roman" w:hAnsi="Times New Roman" w:eastAsia="Times New Roman" w:cs="Times New Roman"/>
          <w:sz w:val="24"/>
          <w:szCs w:val="24"/>
        </w:rPr>
        <w:t>he FBI and CIA</w:t>
      </w:r>
      <w:r w:rsidRPr="57CA6D0B" w:rsidR="004B1D0B">
        <w:rPr>
          <w:rFonts w:ascii="Times New Roman" w:hAnsi="Times New Roman" w:eastAsia="Times New Roman" w:cs="Times New Roman"/>
          <w:sz w:val="24"/>
          <w:szCs w:val="24"/>
        </w:rPr>
        <w:t xml:space="preserve">, with </w:t>
      </w:r>
      <w:r w:rsidRPr="57CA6D0B" w:rsidR="004B1D0B">
        <w:rPr>
          <w:rFonts w:ascii="Times New Roman" w:hAnsi="Times New Roman" w:eastAsia="Times New Roman" w:cs="Times New Roman"/>
          <w:sz w:val="24"/>
          <w:szCs w:val="24"/>
        </w:rPr>
        <w:t>assistance</w:t>
      </w:r>
      <w:r w:rsidRPr="57CA6D0B" w:rsidR="004B1D0B">
        <w:rPr>
          <w:rFonts w:ascii="Times New Roman" w:hAnsi="Times New Roman" w:eastAsia="Times New Roman" w:cs="Times New Roman"/>
          <w:sz w:val="24"/>
          <w:szCs w:val="24"/>
        </w:rPr>
        <w:t xml:space="preserve"> from the Bolivian government,</w:t>
      </w:r>
      <w:r w:rsidRPr="57CA6D0B" w:rsidR="5858E454">
        <w:rPr>
          <w:rFonts w:ascii="Times New Roman" w:hAnsi="Times New Roman" w:eastAsia="Times New Roman" w:cs="Times New Roman"/>
          <w:sz w:val="24"/>
          <w:szCs w:val="24"/>
        </w:rPr>
        <w:t xml:space="preserve"> </w:t>
      </w:r>
      <w:r w:rsidRPr="57CA6D0B" w:rsidR="004B1D0B">
        <w:rPr>
          <w:rFonts w:ascii="Times New Roman" w:hAnsi="Times New Roman" w:eastAsia="Times New Roman" w:cs="Times New Roman"/>
          <w:sz w:val="24"/>
          <w:szCs w:val="24"/>
        </w:rPr>
        <w:t xml:space="preserve">orchestrated his death </w:t>
      </w:r>
      <w:r w:rsidRPr="57CA6D0B" w:rsidR="5858E454">
        <w:rPr>
          <w:rFonts w:ascii="Times New Roman" w:hAnsi="Times New Roman" w:eastAsia="Times New Roman" w:cs="Times New Roman"/>
          <w:sz w:val="24"/>
          <w:szCs w:val="24"/>
        </w:rPr>
        <w:t>in 1967</w:t>
      </w:r>
      <w:r w:rsidRPr="57CA6D0B" w:rsidR="004B1D0B">
        <w:rPr>
          <w:rFonts w:ascii="Times New Roman" w:hAnsi="Times New Roman" w:eastAsia="Times New Roman" w:cs="Times New Roman"/>
          <w:sz w:val="24"/>
          <w:szCs w:val="24"/>
        </w:rPr>
        <w:t>, highlighting the threat his anti-Am</w:t>
      </w:r>
      <w:r w:rsidRPr="57CA6D0B" w:rsidR="004B1D0B">
        <w:rPr>
          <w:rFonts w:ascii="Times New Roman" w:hAnsi="Times New Roman" w:eastAsia="Times New Roman" w:cs="Times New Roman"/>
          <w:sz w:val="24"/>
          <w:szCs w:val="24"/>
        </w:rPr>
        <w:t>erican sentiments posed to Western interests</w:t>
      </w:r>
      <w:r w:rsidRPr="57CA6D0B" w:rsidR="5858E454">
        <w:rPr>
          <w:rFonts w:ascii="Times New Roman" w:hAnsi="Times New Roman" w:eastAsia="Times New Roman" w:cs="Times New Roman"/>
          <w:sz w:val="24"/>
          <w:szCs w:val="24"/>
        </w:rPr>
        <w:t>.</w:t>
      </w:r>
      <w:r w:rsidRPr="57CA6D0B" w:rsidR="004B1D0B">
        <w:rPr>
          <w:rFonts w:ascii="Times New Roman" w:hAnsi="Times New Roman" w:eastAsia="Times New Roman" w:cs="Times New Roman"/>
          <w:sz w:val="24"/>
          <w:szCs w:val="24"/>
        </w:rPr>
        <w:t xml:space="preserve"> U.S. intelligence agencies, </w:t>
      </w:r>
      <w:r w:rsidRPr="57CA6D0B" w:rsidR="5858E454">
        <w:rPr>
          <w:rFonts w:ascii="Times New Roman" w:hAnsi="Times New Roman" w:eastAsia="Times New Roman" w:cs="Times New Roman"/>
          <w:sz w:val="24"/>
          <w:szCs w:val="24"/>
        </w:rPr>
        <w:t>prohibited</w:t>
      </w:r>
      <w:r w:rsidRPr="57CA6D0B" w:rsidR="004B1D0B">
        <w:rPr>
          <w:rFonts w:ascii="Times New Roman" w:hAnsi="Times New Roman" w:eastAsia="Times New Roman" w:cs="Times New Roman"/>
          <w:sz w:val="24"/>
          <w:szCs w:val="24"/>
        </w:rPr>
        <w:t xml:space="preserve"> from </w:t>
      </w:r>
      <w:r w:rsidRPr="57CA6D0B" w:rsidR="004B1D0B">
        <w:rPr>
          <w:rFonts w:ascii="Times New Roman" w:hAnsi="Times New Roman" w:eastAsia="Times New Roman" w:cs="Times New Roman"/>
          <w:sz w:val="24"/>
          <w:szCs w:val="24"/>
        </w:rPr>
        <w:t xml:space="preserve">such actions, nevertheless tracked and targeted Che as they feared his revolutionary fervor could spark another Vietnam-like </w:t>
      </w:r>
      <w:r w:rsidRPr="57CA6D0B" w:rsidR="004B1D0B">
        <w:rPr>
          <w:rFonts w:ascii="Times New Roman" w:hAnsi="Times New Roman" w:eastAsia="Times New Roman" w:cs="Times New Roman"/>
          <w:sz w:val="24"/>
          <w:szCs w:val="24"/>
        </w:rPr>
        <w:t>conflict</w:t>
      </w:r>
      <w:r w:rsidRPr="57CA6D0B" w:rsidR="5858E454">
        <w:rPr>
          <w:rFonts w:ascii="Times New Roman" w:hAnsi="Times New Roman" w:eastAsia="Times New Roman" w:cs="Times New Roman"/>
          <w:sz w:val="24"/>
          <w:szCs w:val="24"/>
        </w:rPr>
        <w:t>.</w:t>
      </w:r>
      <w:r w:rsidRPr="57CA6D0B">
        <w:rPr>
          <w:rStyle w:val="FootnoteReference"/>
          <w:rFonts w:ascii="Times New Roman" w:hAnsi="Times New Roman" w:eastAsia="Times New Roman" w:cs="Times New Roman"/>
          <w:sz w:val="24"/>
          <w:szCs w:val="24"/>
        </w:rPr>
        <w:footnoteReference w:id="32263"/>
      </w:r>
    </w:p>
    <w:p w:rsidR="5858E454" w:rsidP="57CA6D0B" w:rsidRDefault="0069445F" w14:paraId="0BB3837D" w14:textId="22F8E937">
      <w:pPr>
        <w:spacing w:line="480" w:lineRule="auto"/>
        <w:ind w:firstLine="720"/>
        <w:rPr>
          <w:rFonts w:ascii="Times New Roman" w:hAnsi="Times New Roman" w:eastAsia="Times New Roman" w:cs="Times New Roman"/>
          <w:sz w:val="24"/>
          <w:szCs w:val="24"/>
        </w:rPr>
      </w:pPr>
      <w:r w:rsidRPr="57CA6D0B" w:rsidR="0069445F">
        <w:rPr>
          <w:rFonts w:ascii="Times New Roman" w:hAnsi="Times New Roman" w:eastAsia="Times New Roman" w:cs="Times New Roman"/>
          <w:sz w:val="24"/>
          <w:szCs w:val="24"/>
        </w:rPr>
        <w:t>Che’s death</w:t>
      </w:r>
      <w:r w:rsidRPr="57CA6D0B" w:rsidR="0069445F">
        <w:rPr>
          <w:rFonts w:ascii="Times New Roman" w:hAnsi="Times New Roman" w:eastAsia="Times New Roman" w:cs="Times New Roman"/>
          <w:sz w:val="24"/>
          <w:szCs w:val="24"/>
        </w:rPr>
        <w:t xml:space="preserve"> and its aftermath cemented his status as a </w:t>
      </w:r>
      <w:r w:rsidRPr="57CA6D0B" w:rsidR="0069445F">
        <w:rPr>
          <w:rFonts w:ascii="Times New Roman" w:hAnsi="Times New Roman" w:eastAsia="Times New Roman" w:cs="Times New Roman"/>
          <w:sz w:val="24"/>
          <w:szCs w:val="24"/>
        </w:rPr>
        <w:t>martyr</w:t>
      </w:r>
      <w:r w:rsidRPr="57CA6D0B" w:rsidR="0069445F">
        <w:rPr>
          <w:rFonts w:ascii="Times New Roman" w:hAnsi="Times New Roman" w:eastAsia="Times New Roman" w:cs="Times New Roman"/>
          <w:sz w:val="24"/>
          <w:szCs w:val="24"/>
        </w:rPr>
        <w:t xml:space="preserve">, but it also led to the commercialization of his </w:t>
      </w:r>
      <w:r w:rsidRPr="57CA6D0B" w:rsidR="0069445F">
        <w:rPr>
          <w:rFonts w:ascii="Times New Roman" w:hAnsi="Times New Roman" w:eastAsia="Times New Roman" w:cs="Times New Roman"/>
          <w:sz w:val="24"/>
          <w:szCs w:val="24"/>
        </w:rPr>
        <w:t>image</w:t>
      </w:r>
      <w:r w:rsidRPr="57CA6D0B" w:rsidR="0069445F">
        <w:rPr>
          <w:rFonts w:ascii="Times New Roman" w:hAnsi="Times New Roman" w:eastAsia="Times New Roman" w:cs="Times New Roman"/>
          <w:sz w:val="24"/>
          <w:szCs w:val="24"/>
        </w:rPr>
        <w:t>.</w:t>
      </w:r>
      <w:ins w:author="Madison Sousa" w:date="2024-12-12T11:02:00Z" w:id="285">
        <w:r w:rsidRPr="5C367E8B">
          <w:rPr>
            <w:rStyle w:val="FootnoteReference"/>
            <w:rFonts w:eastAsiaTheme="minorEastAsia"/>
            <w:sz w:val="24"/>
            <w:szCs w:val="24"/>
          </w:rPr>
          <w:footnoteReference w:id="6"/>
        </w:r>
      </w:ins>
      <w:r w:rsidRPr="57CA6D0B" w:rsidR="0069445F">
        <w:rPr>
          <w:rFonts w:ascii="Times New Roman" w:hAnsi="Times New Roman" w:eastAsia="Times New Roman" w:cs="Times New Roman"/>
          <w:sz w:val="24"/>
          <w:szCs w:val="24"/>
        </w:rPr>
        <w:t xml:space="preserve"> Critics argue that his legacy has been reduced to a </w:t>
      </w:r>
      <w:r w:rsidRPr="57CA6D0B" w:rsidR="0069445F">
        <w:rPr>
          <w:rFonts w:ascii="Times New Roman" w:hAnsi="Times New Roman" w:eastAsia="Times New Roman" w:cs="Times New Roman"/>
          <w:sz w:val="24"/>
          <w:szCs w:val="24"/>
        </w:rPr>
        <w:t>market</w:t>
      </w:r>
      <w:r w:rsidRPr="57CA6D0B" w:rsidR="0069445F">
        <w:rPr>
          <w:rFonts w:ascii="Times New Roman" w:hAnsi="Times New Roman" w:eastAsia="Times New Roman" w:cs="Times New Roman"/>
          <w:sz w:val="24"/>
          <w:szCs w:val="24"/>
        </w:rPr>
        <w:t>able sym</w:t>
      </w:r>
      <w:r w:rsidRPr="57CA6D0B" w:rsidR="0069445F">
        <w:rPr>
          <w:rFonts w:ascii="Times New Roman" w:hAnsi="Times New Roman" w:eastAsia="Times New Roman" w:cs="Times New Roman"/>
          <w:sz w:val="24"/>
          <w:szCs w:val="24"/>
        </w:rPr>
        <w:t>bol,</w:t>
      </w:r>
      <w:r w:rsidRPr="57CA6D0B" w:rsidR="0069445F">
        <w:rPr>
          <w:rFonts w:ascii="Times New Roman" w:hAnsi="Times New Roman" w:eastAsia="Times New Roman" w:cs="Times New Roman"/>
          <w:sz w:val="24"/>
          <w:szCs w:val="24"/>
        </w:rPr>
        <w:t xml:space="preserve"> </w:t>
      </w:r>
      <w:r w:rsidRPr="57CA6D0B" w:rsidR="0069445F">
        <w:rPr>
          <w:rFonts w:ascii="Times New Roman" w:hAnsi="Times New Roman" w:eastAsia="Times New Roman" w:cs="Times New Roman"/>
          <w:sz w:val="24"/>
          <w:szCs w:val="24"/>
        </w:rPr>
        <w:t>detached from the revolutionary</w:t>
      </w:r>
      <w:r w:rsidRPr="57CA6D0B" w:rsidR="0069445F">
        <w:rPr>
          <w:rFonts w:ascii="Times New Roman" w:hAnsi="Times New Roman" w:eastAsia="Times New Roman" w:cs="Times New Roman"/>
          <w:sz w:val="24"/>
          <w:szCs w:val="24"/>
        </w:rPr>
        <w:t xml:space="preserve"> ide</w:t>
      </w:r>
      <w:r w:rsidRPr="57CA6D0B" w:rsidR="0069445F">
        <w:rPr>
          <w:rFonts w:ascii="Times New Roman" w:hAnsi="Times New Roman" w:eastAsia="Times New Roman" w:cs="Times New Roman"/>
          <w:sz w:val="24"/>
          <w:szCs w:val="24"/>
        </w:rPr>
        <w:t>als</w:t>
      </w:r>
      <w:r w:rsidRPr="57CA6D0B" w:rsidR="0069445F">
        <w:rPr>
          <w:rFonts w:ascii="Times New Roman" w:hAnsi="Times New Roman" w:eastAsia="Times New Roman" w:cs="Times New Roman"/>
          <w:sz w:val="24"/>
          <w:szCs w:val="24"/>
        </w:rPr>
        <w:t xml:space="preserve"> </w:t>
      </w:r>
      <w:r w:rsidRPr="57CA6D0B" w:rsidR="0069445F">
        <w:rPr>
          <w:rFonts w:ascii="Times New Roman" w:hAnsi="Times New Roman" w:eastAsia="Times New Roman" w:cs="Times New Roman"/>
          <w:sz w:val="24"/>
          <w:szCs w:val="24"/>
        </w:rPr>
        <w:t>he espou</w:t>
      </w:r>
      <w:r w:rsidRPr="57CA6D0B" w:rsidR="0069445F">
        <w:rPr>
          <w:rFonts w:ascii="Times New Roman" w:hAnsi="Times New Roman" w:eastAsia="Times New Roman" w:cs="Times New Roman"/>
          <w:sz w:val="24"/>
          <w:szCs w:val="24"/>
        </w:rPr>
        <w:t>sed</w:t>
      </w:r>
      <w:r w:rsidRPr="57CA6D0B" w:rsidR="0069445F">
        <w:rPr>
          <w:rFonts w:ascii="Times New Roman" w:hAnsi="Times New Roman" w:eastAsia="Times New Roman" w:cs="Times New Roman"/>
          <w:sz w:val="24"/>
          <w:szCs w:val="24"/>
        </w:rPr>
        <w:t>.</w:t>
      </w:r>
      <w:ins w:author="Madison Sousa" w:date="2024-12-12T11:02:00Z" w:id="299">
        <w:r w:rsidRPr="5C367E8B">
          <w:rPr>
            <w:rStyle w:val="FootnoteReference"/>
            <w:rFonts w:eastAsiaTheme="minorEastAsia"/>
            <w:sz w:val="24"/>
            <w:szCs w:val="24"/>
          </w:rPr>
          <w:footnoteReference w:id="7"/>
        </w:r>
      </w:ins>
      <w:r w:rsidRPr="57CA6D0B" w:rsidR="0069445F">
        <w:rPr>
          <w:rFonts w:ascii="Times New Roman" w:hAnsi="Times New Roman" w:eastAsia="Times New Roman" w:cs="Times New Roman"/>
          <w:sz w:val="24"/>
          <w:szCs w:val="24"/>
        </w:rPr>
        <w:t xml:space="preserve"> </w:t>
      </w:r>
      <w:r w:rsidRPr="57CA6D0B" w:rsidR="0069445F">
        <w:rPr>
          <w:rFonts w:ascii="Times New Roman" w:hAnsi="Times New Roman" w:eastAsia="Times New Roman" w:cs="Times New Roman"/>
          <w:sz w:val="24"/>
          <w:szCs w:val="24"/>
        </w:rPr>
        <w:t xml:space="preserve">Others contend that Che’s struggles in </w:t>
      </w:r>
      <w:r w:rsidRPr="57CA6D0B" w:rsidR="0069445F">
        <w:rPr>
          <w:rFonts w:ascii="Times New Roman" w:hAnsi="Times New Roman" w:eastAsia="Times New Roman" w:cs="Times New Roman"/>
          <w:sz w:val="24"/>
          <w:szCs w:val="24"/>
        </w:rPr>
        <w:t>Bolivia</w:t>
      </w:r>
      <w:r w:rsidRPr="57CA6D0B" w:rsidR="0069445F">
        <w:rPr>
          <w:rFonts w:ascii="Times New Roman" w:hAnsi="Times New Roman" w:eastAsia="Times New Roman" w:cs="Times New Roman"/>
          <w:sz w:val="24"/>
          <w:szCs w:val="24"/>
        </w:rPr>
        <w:t xml:space="preserve"> reflected deeper flaws in his guerilla tactics and suggest</w:t>
      </w:r>
      <w:r w:rsidRPr="57CA6D0B" w:rsidR="0069445F">
        <w:rPr>
          <w:rFonts w:ascii="Times New Roman" w:hAnsi="Times New Roman" w:eastAsia="Times New Roman" w:cs="Times New Roman"/>
          <w:sz w:val="24"/>
          <w:szCs w:val="24"/>
        </w:rPr>
        <w:t xml:space="preserve"> </w:t>
      </w:r>
      <w:r w:rsidRPr="57CA6D0B" w:rsidR="0069445F">
        <w:rPr>
          <w:rFonts w:ascii="Times New Roman" w:hAnsi="Times New Roman" w:eastAsia="Times New Roman" w:cs="Times New Roman"/>
          <w:sz w:val="24"/>
          <w:szCs w:val="24"/>
        </w:rPr>
        <w:t xml:space="preserve">that his successes in </w:t>
      </w:r>
      <w:r w:rsidRPr="57CA6D0B" w:rsidR="0069445F">
        <w:rPr>
          <w:rFonts w:ascii="Times New Roman" w:hAnsi="Times New Roman" w:eastAsia="Times New Roman" w:cs="Times New Roman"/>
          <w:sz w:val="24"/>
          <w:szCs w:val="24"/>
        </w:rPr>
        <w:t>Cub</w:t>
      </w:r>
      <w:r w:rsidRPr="57CA6D0B" w:rsidR="0069445F">
        <w:rPr>
          <w:rFonts w:ascii="Times New Roman" w:hAnsi="Times New Roman" w:eastAsia="Times New Roman" w:cs="Times New Roman"/>
          <w:sz w:val="24"/>
          <w:szCs w:val="24"/>
        </w:rPr>
        <w:t>a might not have prevailed against more competent opposition.</w:t>
      </w:r>
      <w:ins w:author="Madison Sousa" w:date="2024-12-12T11:02:00Z" w:id="309">
        <w:r w:rsidRPr="5C367E8B">
          <w:rPr>
            <w:rStyle w:val="FootnoteReference"/>
            <w:rFonts w:eastAsiaTheme="minorEastAsia"/>
            <w:sz w:val="24"/>
            <w:szCs w:val="24"/>
          </w:rPr>
          <w:footnoteReference w:id="8"/>
        </w:r>
      </w:ins>
      <w:r w:rsidRPr="57CA6D0B" w:rsidR="0069445F">
        <w:rPr>
          <w:rFonts w:ascii="Times New Roman" w:hAnsi="Times New Roman" w:eastAsia="Times New Roman" w:cs="Times New Roman"/>
          <w:sz w:val="24"/>
          <w:szCs w:val="24"/>
        </w:rPr>
        <w:t xml:space="preserve"> </w:t>
      </w:r>
    </w:p>
    <w:p w:rsidR="6FBD767E" w:rsidP="57CA6D0B" w:rsidRDefault="73F08B68" w14:textId="3F227BE2" w14:paraId="2E222E51">
      <w:pPr>
        <w:spacing w:line="480" w:lineRule="auto"/>
        <w:ind w:firstLine="720"/>
        <w:rPr>
          <w:rFonts w:ascii="Times New Roman" w:hAnsi="Times New Roman" w:eastAsia="Times New Roman" w:cs="Times New Roman"/>
          <w:sz w:val="24"/>
          <w:szCs w:val="24"/>
        </w:rPr>
      </w:pPr>
      <w:r w:rsidRPr="57CA6D0B" w:rsidR="73F08B68">
        <w:rPr>
          <w:rFonts w:ascii="Times New Roman" w:hAnsi="Times New Roman" w:eastAsia="Times New Roman" w:cs="Times New Roman"/>
          <w:sz w:val="24"/>
          <w:szCs w:val="24"/>
        </w:rPr>
        <w:t xml:space="preserve">The contrasting </w:t>
      </w:r>
      <w:r w:rsidRPr="57CA6D0B" w:rsidR="004B27A3">
        <w:rPr>
          <w:rFonts w:ascii="Times New Roman" w:hAnsi="Times New Roman" w:eastAsia="Times New Roman" w:cs="Times New Roman"/>
          <w:sz w:val="24"/>
          <w:szCs w:val="24"/>
        </w:rPr>
        <w:t xml:space="preserve">narratives surrounding </w:t>
      </w:r>
      <w:r w:rsidRPr="57CA6D0B" w:rsidR="73F08B68">
        <w:rPr>
          <w:rFonts w:ascii="Times New Roman" w:hAnsi="Times New Roman" w:eastAsia="Times New Roman" w:cs="Times New Roman"/>
          <w:sz w:val="24"/>
          <w:szCs w:val="24"/>
        </w:rPr>
        <w:t>Che</w:t>
      </w:r>
      <w:r w:rsidRPr="57CA6D0B" w:rsidR="004B27A3">
        <w:rPr>
          <w:rFonts w:ascii="Times New Roman" w:hAnsi="Times New Roman" w:eastAsia="Times New Roman" w:cs="Times New Roman"/>
          <w:sz w:val="24"/>
          <w:szCs w:val="24"/>
        </w:rPr>
        <w:t xml:space="preserve">’s </w:t>
      </w:r>
      <w:r w:rsidRPr="57CA6D0B" w:rsidR="73F08B68">
        <w:rPr>
          <w:rFonts w:ascii="Times New Roman" w:hAnsi="Times New Roman" w:eastAsia="Times New Roman" w:cs="Times New Roman"/>
          <w:sz w:val="24"/>
          <w:szCs w:val="24"/>
        </w:rPr>
        <w:t>death</w:t>
      </w:r>
      <w:r w:rsidRPr="57CA6D0B" w:rsidR="004B27A3">
        <w:rPr>
          <w:rFonts w:ascii="Times New Roman" w:hAnsi="Times New Roman" w:eastAsia="Times New Roman" w:cs="Times New Roman"/>
          <w:sz w:val="24"/>
          <w:szCs w:val="24"/>
        </w:rPr>
        <w:t xml:space="preserve"> and U.S. involvement reveal </w:t>
      </w:r>
      <w:r w:rsidRPr="57CA6D0B" w:rsidR="73F08B68">
        <w:rPr>
          <w:rFonts w:ascii="Times New Roman" w:hAnsi="Times New Roman" w:eastAsia="Times New Roman" w:cs="Times New Roman"/>
          <w:sz w:val="24"/>
          <w:szCs w:val="24"/>
        </w:rPr>
        <w:t xml:space="preserve">two </w:t>
      </w:r>
      <w:r w:rsidRPr="57CA6D0B" w:rsidR="004B27A3">
        <w:rPr>
          <w:rFonts w:ascii="Times New Roman" w:hAnsi="Times New Roman" w:eastAsia="Times New Roman" w:cs="Times New Roman"/>
          <w:sz w:val="24"/>
          <w:szCs w:val="24"/>
        </w:rPr>
        <w:t>dominant perspectives</w:t>
      </w:r>
      <w:r w:rsidRPr="57CA6D0B" w:rsidR="004B27A3">
        <w:rPr>
          <w:rFonts w:ascii="Times New Roman" w:hAnsi="Times New Roman" w:eastAsia="Times New Roman" w:cs="Times New Roman"/>
          <w:sz w:val="24"/>
          <w:szCs w:val="24"/>
        </w:rPr>
        <w:t>:</w:t>
      </w:r>
      <w:r w:rsidRPr="57CA6D0B" w:rsidR="004B27A3">
        <w:rPr>
          <w:rFonts w:ascii="Times New Roman" w:hAnsi="Times New Roman" w:eastAsia="Times New Roman" w:cs="Times New Roman"/>
          <w:sz w:val="24"/>
          <w:szCs w:val="24"/>
        </w:rPr>
        <w:t xml:space="preserve"> one viewing him </w:t>
      </w:r>
      <w:r w:rsidRPr="57CA6D0B" w:rsidR="73F08B68">
        <w:rPr>
          <w:rFonts w:ascii="Times New Roman" w:hAnsi="Times New Roman" w:eastAsia="Times New Roman" w:cs="Times New Roman"/>
          <w:sz w:val="24"/>
          <w:szCs w:val="24"/>
        </w:rPr>
        <w:t>as an international hero</w:t>
      </w:r>
      <w:r w:rsidRPr="57CA6D0B" w:rsidR="004B27A3">
        <w:rPr>
          <w:rFonts w:ascii="Times New Roman" w:hAnsi="Times New Roman" w:eastAsia="Times New Roman" w:cs="Times New Roman"/>
          <w:sz w:val="24"/>
          <w:szCs w:val="24"/>
        </w:rPr>
        <w:t>, the other as a m</w:t>
      </w:r>
      <w:r w:rsidRPr="57CA6D0B" w:rsidR="004B27A3">
        <w:rPr>
          <w:rFonts w:ascii="Times New Roman" w:hAnsi="Times New Roman" w:eastAsia="Times New Roman" w:cs="Times New Roman"/>
          <w:sz w:val="24"/>
          <w:szCs w:val="24"/>
        </w:rPr>
        <w:t>isguided revolutionary</w:t>
      </w:r>
      <w:r w:rsidRPr="57CA6D0B" w:rsidR="73F08B68">
        <w:rPr>
          <w:rFonts w:ascii="Times New Roman" w:hAnsi="Times New Roman" w:eastAsia="Times New Roman" w:cs="Times New Roman"/>
          <w:sz w:val="24"/>
          <w:szCs w:val="24"/>
        </w:rPr>
        <w:t>.</w:t>
      </w:r>
      <w:r w:rsidRPr="57CA6D0B" w:rsidR="004B27A3">
        <w:rPr>
          <w:rFonts w:ascii="Times New Roman" w:hAnsi="Times New Roman" w:eastAsia="Times New Roman" w:cs="Times New Roman"/>
          <w:sz w:val="24"/>
          <w:szCs w:val="24"/>
        </w:rPr>
        <w:t xml:space="preserve"> As time</w:t>
      </w:r>
      <w:r w:rsidRPr="57CA6D0B" w:rsidR="3629DC9A">
        <w:rPr>
          <w:rFonts w:ascii="Times New Roman" w:hAnsi="Times New Roman" w:eastAsia="Times New Roman" w:cs="Times New Roman"/>
          <w:sz w:val="24"/>
          <w:szCs w:val="24"/>
        </w:rPr>
        <w:t xml:space="preserve"> passes </w:t>
      </w:r>
      <w:r w:rsidRPr="57CA6D0B" w:rsidR="004B27A3">
        <w:rPr>
          <w:rFonts w:ascii="Times New Roman" w:hAnsi="Times New Roman" w:eastAsia="Times New Roman" w:cs="Times New Roman"/>
          <w:sz w:val="24"/>
          <w:szCs w:val="24"/>
        </w:rPr>
        <w:t xml:space="preserve">and more information s</w:t>
      </w:r>
      <w:r w:rsidRPr="57CA6D0B" w:rsidR="004B27A3">
        <w:rPr>
          <w:rFonts w:ascii="Times New Roman" w:hAnsi="Times New Roman" w:eastAsia="Times New Roman" w:cs="Times New Roman"/>
          <w:sz w:val="24"/>
          <w:szCs w:val="24"/>
        </w:rPr>
        <w:t xml:space="preserve">urfaces, the debate over his legacy </w:t>
      </w:r>
      <w:r w:rsidRPr="57CA6D0B" w:rsidR="004B27A3">
        <w:rPr>
          <w:rFonts w:ascii="Times New Roman" w:hAnsi="Times New Roman" w:eastAsia="Times New Roman" w:cs="Times New Roman"/>
          <w:sz w:val="24"/>
          <w:szCs w:val="24"/>
        </w:rPr>
        <w:t>remains</w:t>
      </w:r>
      <w:r w:rsidRPr="57CA6D0B" w:rsidR="004B27A3">
        <w:rPr>
          <w:rFonts w:ascii="Times New Roman" w:hAnsi="Times New Roman" w:eastAsia="Times New Roman" w:cs="Times New Roman"/>
          <w:sz w:val="24"/>
          <w:szCs w:val="24"/>
        </w:rPr>
        <w:t xml:space="preserve"> </w:t>
      </w:r>
      <w:r w:rsidRPr="57CA6D0B" w:rsidR="004B27A3">
        <w:rPr>
          <w:rFonts w:ascii="Times New Roman" w:hAnsi="Times New Roman" w:eastAsia="Times New Roman" w:cs="Times New Roman"/>
          <w:sz w:val="24"/>
          <w:szCs w:val="24"/>
        </w:rPr>
        <w:t xml:space="preserve">unresolved.</w:t>
      </w:r>
      <w:r w:rsidRPr="57CA6D0B" w:rsidR="6FBD767E">
        <w:rPr>
          <w:rStyle w:val="FootnoteReference"/>
          <w:rFonts w:ascii="Times New Roman" w:hAnsi="Times New Roman" w:eastAsia="Times New Roman" w:cs="Times New Roman"/>
          <w:sz w:val="24"/>
          <w:szCs w:val="24"/>
        </w:rPr>
        <w:footnoteReference w:id="13"/>
      </w:r>
      <w:r w:rsidRPr="57CA6D0B" w:rsidR="73F08B68">
        <w:rPr>
          <w:rFonts w:ascii="Times New Roman" w:hAnsi="Times New Roman" w:eastAsia="Times New Roman" w:cs="Times New Roman"/>
          <w:sz w:val="24"/>
          <w:szCs w:val="24"/>
        </w:rPr>
        <w:t xml:space="preserve"> Che</w:t>
      </w:r>
      <w:r w:rsidRPr="57CA6D0B" w:rsidR="004B27A3">
        <w:rPr>
          <w:rFonts w:ascii="Times New Roman" w:hAnsi="Times New Roman" w:eastAsia="Times New Roman" w:cs="Times New Roman"/>
          <w:sz w:val="24"/>
          <w:szCs w:val="24"/>
        </w:rPr>
        <w:t xml:space="preserve"> Guevara’s</w:t>
      </w:r>
      <w:r w:rsidRPr="57CA6D0B" w:rsidR="73F08B68">
        <w:rPr>
          <w:rFonts w:ascii="Times New Roman" w:hAnsi="Times New Roman" w:eastAsia="Times New Roman" w:cs="Times New Roman"/>
          <w:sz w:val="24"/>
          <w:szCs w:val="24"/>
        </w:rPr>
        <w:t xml:space="preserve"> death was </w:t>
      </w:r>
      <w:r w:rsidRPr="57CA6D0B" w:rsidR="004B27A3">
        <w:rPr>
          <w:rFonts w:ascii="Times New Roman" w:hAnsi="Times New Roman" w:eastAsia="Times New Roman" w:cs="Times New Roman"/>
          <w:sz w:val="24"/>
          <w:szCs w:val="24"/>
        </w:rPr>
        <w:t xml:space="preserve">a pivotal moment </w:t>
      </w:r>
      <w:r w:rsidRPr="57CA6D0B" w:rsidR="73F08B68">
        <w:rPr>
          <w:rFonts w:ascii="Times New Roman" w:hAnsi="Times New Roman" w:eastAsia="Times New Roman" w:cs="Times New Roman"/>
          <w:sz w:val="24"/>
          <w:szCs w:val="24"/>
        </w:rPr>
        <w:t xml:space="preserve">in history, </w:t>
      </w:r>
      <w:r w:rsidRPr="57CA6D0B" w:rsidR="004B27A3">
        <w:rPr>
          <w:rFonts w:ascii="Times New Roman" w:hAnsi="Times New Roman" w:eastAsia="Times New Roman" w:cs="Times New Roman"/>
          <w:sz w:val="24"/>
          <w:szCs w:val="24"/>
        </w:rPr>
        <w:t>but equally significant was the e</w:t>
      </w:r>
      <w:r w:rsidRPr="57CA6D0B" w:rsidR="004B27A3">
        <w:rPr>
          <w:rFonts w:ascii="Times New Roman" w:hAnsi="Times New Roman" w:eastAsia="Times New Roman" w:cs="Times New Roman"/>
          <w:sz w:val="24"/>
          <w:szCs w:val="24"/>
        </w:rPr>
        <w:t xml:space="preserve">nduring power of </w:t>
      </w:r>
      <w:r w:rsidRPr="57CA6D0B" w:rsidR="73F08B68">
        <w:rPr>
          <w:rFonts w:ascii="Times New Roman" w:hAnsi="Times New Roman" w:eastAsia="Times New Roman" w:cs="Times New Roman"/>
          <w:sz w:val="24"/>
          <w:szCs w:val="24"/>
        </w:rPr>
        <w:t xml:space="preserve">his ideology</w:t>
      </w:r>
      <w:r w:rsidRPr="57CA6D0B" w:rsidR="73F08B68">
        <w:rPr>
          <w:rFonts w:ascii="Times New Roman" w:hAnsi="Times New Roman" w:eastAsia="Times New Roman" w:cs="Times New Roman"/>
          <w:sz w:val="24"/>
          <w:szCs w:val="24"/>
        </w:rPr>
        <w:t xml:space="preserve">.  </w:t>
      </w:r>
      <w:r w:rsidRPr="57CA6D0B" w:rsidR="73F08B68">
        <w:rPr>
          <w:rFonts w:ascii="Times New Roman" w:hAnsi="Times New Roman" w:eastAsia="Times New Roman" w:cs="Times New Roman"/>
          <w:sz w:val="24"/>
          <w:szCs w:val="24"/>
        </w:rPr>
        <w:t xml:space="preserve"> </w:t>
      </w:r>
    </w:p>
    <w:p w:rsidR="1BB8215C" w:rsidP="57CA6D0B" w:rsidRDefault="1BB8215C" w14:paraId="78DE24DF" w14:textId="28CB849E">
      <w:pPr>
        <w:spacing w:line="480" w:lineRule="auto"/>
        <w:jc w:val="center"/>
        <w:rPr>
          <w:rFonts w:ascii="Times New Roman" w:hAnsi="Times New Roman" w:eastAsia="Times New Roman" w:cs="Times New Roman"/>
          <w:sz w:val="24"/>
          <w:szCs w:val="24"/>
        </w:rPr>
      </w:pPr>
      <w:r w:rsidRPr="57CA6D0B" w:rsidR="1BB8215C">
        <w:rPr>
          <w:rFonts w:ascii="Times New Roman" w:hAnsi="Times New Roman" w:eastAsia="Times New Roman" w:cs="Times New Roman"/>
          <w:sz w:val="24"/>
          <w:szCs w:val="24"/>
        </w:rPr>
        <w:t xml:space="preserve">MNR Confront Peasant Grievance </w:t>
      </w:r>
    </w:p>
    <w:p w:rsidR="00C43BF5" w:rsidP="57CA6D0B" w:rsidRDefault="2A7AD0B0" w14:paraId="09221234" w14:textId="77AC9967">
      <w:pPr>
        <w:spacing w:line="480" w:lineRule="auto"/>
        <w:ind w:firstLine="720"/>
        <w:rPr>
          <w:rFonts w:ascii="Times New Roman" w:hAnsi="Times New Roman" w:eastAsia="Times New Roman" w:cs="Times New Roman"/>
          <w:sz w:val="24"/>
          <w:szCs w:val="24"/>
        </w:rPr>
      </w:pPr>
      <w:r w:rsidRPr="57CA6D0B" w:rsidR="2A7AD0B0">
        <w:rPr>
          <w:rFonts w:ascii="Times New Roman" w:hAnsi="Times New Roman" w:eastAsia="Times New Roman" w:cs="Times New Roman"/>
          <w:sz w:val="24"/>
          <w:szCs w:val="24"/>
        </w:rPr>
        <w:t>One of the major underlying themes in the failure of Che Guevara was the Nationalistic Revolutionary Movement’s</w:t>
      </w:r>
      <w:r w:rsidRPr="57CA6D0B" w:rsidR="00C43BF5">
        <w:rPr>
          <w:rFonts w:ascii="Times New Roman" w:hAnsi="Times New Roman" w:eastAsia="Times New Roman" w:cs="Times New Roman"/>
          <w:sz w:val="24"/>
          <w:szCs w:val="24"/>
        </w:rPr>
        <w:t xml:space="preserve"> (MNR)</w:t>
      </w:r>
      <w:r w:rsidRPr="57CA6D0B" w:rsidR="2A7AD0B0">
        <w:rPr>
          <w:rFonts w:ascii="Times New Roman" w:hAnsi="Times New Roman" w:eastAsia="Times New Roman" w:cs="Times New Roman"/>
          <w:sz w:val="24"/>
          <w:szCs w:val="24"/>
        </w:rPr>
        <w:t xml:space="preserve"> revolution in 1952. Before Che’s arrival in Bolivia, the country had already undergone a </w:t>
      </w:r>
      <w:r w:rsidRPr="57CA6D0B" w:rsidR="00C43BF5">
        <w:rPr>
          <w:rFonts w:ascii="Times New Roman" w:hAnsi="Times New Roman" w:eastAsia="Times New Roman" w:cs="Times New Roman"/>
          <w:sz w:val="24"/>
          <w:szCs w:val="24"/>
        </w:rPr>
        <w:t>significant and distinct</w:t>
      </w:r>
      <w:r w:rsidRPr="57CA6D0B" w:rsidR="2A7AD0B0">
        <w:rPr>
          <w:rFonts w:ascii="Times New Roman" w:hAnsi="Times New Roman" w:eastAsia="Times New Roman" w:cs="Times New Roman"/>
          <w:sz w:val="24"/>
          <w:szCs w:val="24"/>
        </w:rPr>
        <w:t xml:space="preserve"> form of revolution. The MNR,</w:t>
      </w:r>
      <w:r w:rsidRPr="57CA6D0B" w:rsidR="00C43BF5">
        <w:rPr>
          <w:rFonts w:ascii="Times New Roman" w:hAnsi="Times New Roman" w:eastAsia="Times New Roman" w:cs="Times New Roman"/>
          <w:sz w:val="24"/>
          <w:szCs w:val="24"/>
        </w:rPr>
        <w:t xml:space="preserve"> </w:t>
      </w:r>
      <w:r w:rsidRPr="57CA6D0B" w:rsidR="00C43BF5">
        <w:rPr>
          <w:rFonts w:ascii="Times New Roman" w:hAnsi="Times New Roman" w:eastAsia="Times New Roman" w:cs="Times New Roman"/>
          <w:sz w:val="24"/>
          <w:szCs w:val="24"/>
        </w:rPr>
        <w:t xml:space="preserve">formed </w:t>
      </w:r>
      <w:r w:rsidRPr="57CA6D0B" w:rsidR="2A7AD0B0">
        <w:rPr>
          <w:rFonts w:ascii="Times New Roman" w:hAnsi="Times New Roman" w:eastAsia="Times New Roman" w:cs="Times New Roman"/>
          <w:sz w:val="24"/>
          <w:szCs w:val="24"/>
        </w:rPr>
        <w:t>in 1942</w:t>
      </w:r>
      <w:r w:rsidRPr="57CA6D0B" w:rsidR="00C43BF5">
        <w:rPr>
          <w:rFonts w:ascii="Times New Roman" w:hAnsi="Times New Roman" w:eastAsia="Times New Roman" w:cs="Times New Roman"/>
          <w:sz w:val="24"/>
          <w:szCs w:val="24"/>
        </w:rPr>
        <w:t xml:space="preserve">, </w:t>
      </w:r>
      <w:r w:rsidRPr="57CA6D0B" w:rsidR="00C43BF5">
        <w:rPr>
          <w:rFonts w:ascii="Times New Roman" w:hAnsi="Times New Roman" w:eastAsia="Times New Roman" w:cs="Times New Roman"/>
          <w:sz w:val="24"/>
          <w:szCs w:val="24"/>
        </w:rPr>
        <w:t>emerged</w:t>
      </w:r>
      <w:r w:rsidRPr="57CA6D0B" w:rsidR="00C43BF5">
        <w:rPr>
          <w:rFonts w:ascii="Times New Roman" w:hAnsi="Times New Roman" w:eastAsia="Times New Roman" w:cs="Times New Roman"/>
          <w:sz w:val="24"/>
          <w:szCs w:val="24"/>
        </w:rPr>
        <w:t xml:space="preserve"> as a political party designed </w:t>
      </w:r>
      <w:r w:rsidRPr="57CA6D0B" w:rsidR="2A7AD0B0">
        <w:rPr>
          <w:rFonts w:ascii="Times New Roman" w:hAnsi="Times New Roman" w:eastAsia="Times New Roman" w:cs="Times New Roman"/>
          <w:sz w:val="24"/>
          <w:szCs w:val="24"/>
        </w:rPr>
        <w:t xml:space="preserve">to combat the elite and foreign powers </w:t>
      </w:r>
      <w:r w:rsidRPr="57CA6D0B" w:rsidR="2A7AD0B0">
        <w:rPr>
          <w:rFonts w:ascii="Times New Roman" w:hAnsi="Times New Roman" w:eastAsia="Times New Roman" w:cs="Times New Roman"/>
          <w:sz w:val="24"/>
          <w:szCs w:val="24"/>
        </w:rPr>
        <w:t>controll</w:t>
      </w:r>
      <w:r w:rsidRPr="57CA6D0B" w:rsidR="00C43BF5">
        <w:rPr>
          <w:rFonts w:ascii="Times New Roman" w:hAnsi="Times New Roman" w:eastAsia="Times New Roman" w:cs="Times New Roman"/>
          <w:sz w:val="24"/>
          <w:szCs w:val="24"/>
        </w:rPr>
        <w:t>ing</w:t>
      </w:r>
      <w:r w:rsidRPr="57CA6D0B" w:rsidR="2A7AD0B0">
        <w:rPr>
          <w:rFonts w:ascii="Times New Roman" w:hAnsi="Times New Roman" w:eastAsia="Times New Roman" w:cs="Times New Roman"/>
          <w:sz w:val="24"/>
          <w:szCs w:val="24"/>
        </w:rPr>
        <w:t xml:space="preserve"> Bolivia.</w:t>
      </w:r>
      <w:r w:rsidRPr="57CA6D0B" w:rsidR="1BB8215C">
        <w:rPr>
          <w:rStyle w:val="FootnoteReference"/>
          <w:rFonts w:ascii="Times New Roman" w:hAnsi="Times New Roman" w:eastAsia="Times New Roman" w:cs="Times New Roman"/>
          <w:sz w:val="24"/>
          <w:szCs w:val="24"/>
        </w:rPr>
        <w:footnoteReference w:id="14"/>
      </w:r>
      <w:r w:rsidRPr="57CA6D0B" w:rsidR="2A7AD0B0">
        <w:rPr>
          <w:rFonts w:ascii="Times New Roman" w:hAnsi="Times New Roman" w:eastAsia="Times New Roman" w:cs="Times New Roman"/>
          <w:sz w:val="24"/>
          <w:szCs w:val="24"/>
        </w:rPr>
        <w:t xml:space="preserve"> Prior to 1952,</w:t>
      </w:r>
      <w:r w:rsidRPr="57CA6D0B" w:rsidR="2A7AD0B0">
        <w:rPr>
          <w:rFonts w:ascii="Times New Roman" w:hAnsi="Times New Roman" w:eastAsia="Times New Roman" w:cs="Times New Roman"/>
          <w:sz w:val="24"/>
          <w:szCs w:val="24"/>
        </w:rPr>
        <w:t xml:space="preserve"> Bolivian society </w:t>
      </w:r>
      <w:r w:rsidRPr="57CA6D0B" w:rsidR="00C43BF5">
        <w:rPr>
          <w:rFonts w:ascii="Times New Roman" w:hAnsi="Times New Roman" w:eastAsia="Times New Roman" w:cs="Times New Roman"/>
          <w:sz w:val="24"/>
          <w:szCs w:val="24"/>
        </w:rPr>
        <w:t>largely operated</w:t>
      </w:r>
      <w:r w:rsidRPr="57CA6D0B" w:rsidR="00C43BF5">
        <w:rPr>
          <w:rFonts w:ascii="Times New Roman" w:hAnsi="Times New Roman" w:eastAsia="Times New Roman" w:cs="Times New Roman"/>
          <w:sz w:val="24"/>
          <w:szCs w:val="24"/>
        </w:rPr>
        <w:t xml:space="preserve"> under remnants </w:t>
      </w:r>
      <w:r w:rsidRPr="57CA6D0B" w:rsidR="2A7AD0B0">
        <w:rPr>
          <w:rFonts w:ascii="Times New Roman" w:hAnsi="Times New Roman" w:eastAsia="Times New Roman" w:cs="Times New Roman"/>
          <w:sz w:val="24"/>
          <w:szCs w:val="24"/>
        </w:rPr>
        <w:t>of</w:t>
      </w:r>
      <w:r w:rsidRPr="57CA6D0B" w:rsidR="2A7AD0B0">
        <w:rPr>
          <w:rFonts w:ascii="Times New Roman" w:hAnsi="Times New Roman" w:eastAsia="Times New Roman" w:cs="Times New Roman"/>
          <w:sz w:val="24"/>
          <w:szCs w:val="24"/>
        </w:rPr>
        <w:t xml:space="preserve"> Spanish colonial institutions</w:t>
      </w:r>
      <w:r w:rsidRPr="57CA6D0B" w:rsidR="00C43BF5">
        <w:rPr>
          <w:rFonts w:ascii="Times New Roman" w:hAnsi="Times New Roman" w:eastAsia="Times New Roman" w:cs="Times New Roman"/>
          <w:sz w:val="24"/>
          <w:szCs w:val="24"/>
        </w:rPr>
        <w:t>, which</w:t>
      </w:r>
      <w:r w:rsidRPr="57CA6D0B" w:rsidR="00C43BF5">
        <w:rPr>
          <w:rFonts w:ascii="Times New Roman" w:hAnsi="Times New Roman" w:eastAsia="Times New Roman" w:cs="Times New Roman"/>
          <w:sz w:val="24"/>
          <w:szCs w:val="24"/>
        </w:rPr>
        <w:t xml:space="preserve"> persisted long after Bolivia became an independent nation</w:t>
      </w:r>
      <w:r w:rsidRPr="57CA6D0B" w:rsidR="2A7AD0B0">
        <w:rPr>
          <w:rFonts w:ascii="Times New Roman" w:hAnsi="Times New Roman" w:eastAsia="Times New Roman" w:cs="Times New Roman"/>
          <w:sz w:val="24"/>
          <w:szCs w:val="24"/>
        </w:rPr>
        <w:t>.</w:t>
      </w:r>
      <w:r w:rsidRPr="57CA6D0B" w:rsidR="1BB8215C">
        <w:rPr>
          <w:rStyle w:val="FootnoteReference"/>
          <w:rFonts w:ascii="Times New Roman" w:hAnsi="Times New Roman" w:eastAsia="Times New Roman" w:cs="Times New Roman"/>
          <w:sz w:val="24"/>
          <w:szCs w:val="24"/>
        </w:rPr>
        <w:footnoteReference w:id="15"/>
      </w:r>
      <w:r w:rsidRPr="57CA6D0B" w:rsidR="2A7AD0B0">
        <w:rPr>
          <w:rFonts w:ascii="Times New Roman" w:hAnsi="Times New Roman" w:eastAsia="Times New Roman" w:cs="Times New Roman"/>
          <w:sz w:val="24"/>
          <w:szCs w:val="24"/>
        </w:rPr>
        <w:t xml:space="preserve"> The MNR</w:t>
      </w:r>
      <w:r w:rsidRPr="57CA6D0B" w:rsidR="00C43BF5">
        <w:rPr>
          <w:rFonts w:ascii="Times New Roman" w:hAnsi="Times New Roman" w:eastAsia="Times New Roman" w:cs="Times New Roman"/>
          <w:sz w:val="24"/>
          <w:szCs w:val="24"/>
        </w:rPr>
        <w:t xml:space="preserve"> revolution</w:t>
      </w:r>
      <w:r w:rsidRPr="57CA6D0B" w:rsidR="2A7AD0B0">
        <w:rPr>
          <w:rFonts w:ascii="Times New Roman" w:hAnsi="Times New Roman" w:eastAsia="Times New Roman" w:cs="Times New Roman"/>
          <w:sz w:val="24"/>
          <w:szCs w:val="24"/>
        </w:rPr>
        <w:t xml:space="preserve"> w</w:t>
      </w:r>
      <w:r w:rsidRPr="57CA6D0B" w:rsidR="00C43BF5">
        <w:rPr>
          <w:rFonts w:ascii="Times New Roman" w:hAnsi="Times New Roman" w:eastAsia="Times New Roman" w:cs="Times New Roman"/>
          <w:sz w:val="24"/>
          <w:szCs w:val="24"/>
        </w:rPr>
        <w:t>as pivotal in dismantling these</w:t>
      </w:r>
      <w:r w:rsidRPr="57CA6D0B" w:rsidR="2A7AD0B0">
        <w:rPr>
          <w:rFonts w:ascii="Times New Roman" w:hAnsi="Times New Roman" w:eastAsia="Times New Roman" w:cs="Times New Roman"/>
          <w:sz w:val="24"/>
          <w:szCs w:val="24"/>
        </w:rPr>
        <w:t xml:space="preserve"> outdated system</w:t>
      </w:r>
      <w:r w:rsidRPr="57CA6D0B" w:rsidR="00C43BF5">
        <w:rPr>
          <w:rFonts w:ascii="Times New Roman" w:hAnsi="Times New Roman" w:eastAsia="Times New Roman" w:cs="Times New Roman"/>
          <w:sz w:val="24"/>
          <w:szCs w:val="24"/>
        </w:rPr>
        <w:t>s</w:t>
      </w:r>
      <w:r w:rsidRPr="57CA6D0B" w:rsidR="2A7AD0B0">
        <w:rPr>
          <w:rFonts w:ascii="Times New Roman" w:hAnsi="Times New Roman" w:eastAsia="Times New Roman" w:cs="Times New Roman"/>
          <w:sz w:val="24"/>
          <w:szCs w:val="24"/>
        </w:rPr>
        <w:t>. Although</w:t>
      </w:r>
      <w:r w:rsidRPr="57CA6D0B" w:rsidR="00C43BF5">
        <w:rPr>
          <w:rFonts w:ascii="Times New Roman" w:hAnsi="Times New Roman" w:eastAsia="Times New Roman" w:cs="Times New Roman"/>
          <w:sz w:val="24"/>
          <w:szCs w:val="24"/>
        </w:rPr>
        <w:t xml:space="preserve"> the MNR initially excluded </w:t>
      </w:r>
      <w:r w:rsidRPr="57CA6D0B" w:rsidR="2A7AD0B0">
        <w:rPr>
          <w:rFonts w:ascii="Times New Roman" w:hAnsi="Times New Roman" w:eastAsia="Times New Roman" w:cs="Times New Roman"/>
          <w:sz w:val="24"/>
          <w:szCs w:val="24"/>
        </w:rPr>
        <w:t xml:space="preserve">the peasantry </w:t>
      </w:r>
      <w:r w:rsidRPr="57CA6D0B" w:rsidR="00C43BF5">
        <w:rPr>
          <w:rFonts w:ascii="Times New Roman" w:hAnsi="Times New Roman" w:eastAsia="Times New Roman" w:cs="Times New Roman"/>
          <w:sz w:val="24"/>
          <w:szCs w:val="24"/>
        </w:rPr>
        <w:t xml:space="preserve">from its </w:t>
      </w:r>
      <w:r w:rsidRPr="57CA6D0B" w:rsidR="2A7AD0B0">
        <w:rPr>
          <w:rFonts w:ascii="Times New Roman" w:hAnsi="Times New Roman" w:eastAsia="Times New Roman" w:cs="Times New Roman"/>
          <w:sz w:val="24"/>
          <w:szCs w:val="24"/>
        </w:rPr>
        <w:t>plans</w:t>
      </w:r>
      <w:r w:rsidRPr="57CA6D0B" w:rsidR="00C43BF5">
        <w:rPr>
          <w:rFonts w:ascii="Times New Roman" w:hAnsi="Times New Roman" w:eastAsia="Times New Roman" w:cs="Times New Roman"/>
          <w:sz w:val="24"/>
          <w:szCs w:val="24"/>
        </w:rPr>
        <w:t>, they quickly became a central focus</w:t>
      </w:r>
      <w:r w:rsidRPr="57CA6D0B" w:rsidR="2A7AD0B0">
        <w:rPr>
          <w:rFonts w:ascii="Times New Roman" w:hAnsi="Times New Roman" w:eastAsia="Times New Roman" w:cs="Times New Roman"/>
          <w:sz w:val="24"/>
          <w:szCs w:val="24"/>
        </w:rPr>
        <w:t xml:space="preserve"> </w:t>
      </w:r>
      <w:r w:rsidRPr="57CA6D0B" w:rsidR="2A7AD0B0">
        <w:rPr>
          <w:rFonts w:ascii="Times New Roman" w:hAnsi="Times New Roman" w:eastAsia="Times New Roman" w:cs="Times New Roman"/>
          <w:sz w:val="24"/>
          <w:szCs w:val="24"/>
        </w:rPr>
        <w:t>after the</w:t>
      </w:r>
      <w:r w:rsidRPr="57CA6D0B" w:rsidR="00C43BF5">
        <w:rPr>
          <w:rFonts w:ascii="Times New Roman" w:hAnsi="Times New Roman" w:eastAsia="Times New Roman" w:cs="Times New Roman"/>
          <w:sz w:val="24"/>
          <w:szCs w:val="24"/>
        </w:rPr>
        <w:t xml:space="preserve"> swift</w:t>
      </w:r>
      <w:r w:rsidRPr="57CA6D0B" w:rsidR="2A7AD0B0">
        <w:rPr>
          <w:rFonts w:ascii="Times New Roman" w:hAnsi="Times New Roman" w:eastAsia="Times New Roman" w:cs="Times New Roman"/>
          <w:sz w:val="24"/>
          <w:szCs w:val="24"/>
        </w:rPr>
        <w:t xml:space="preserve"> three-day </w:t>
      </w:r>
      <w:r w:rsidRPr="57CA6D0B" w:rsidR="2A7AD0B0">
        <w:rPr>
          <w:rFonts w:ascii="Times New Roman" w:hAnsi="Times New Roman" w:eastAsia="Times New Roman" w:cs="Times New Roman"/>
          <w:sz w:val="24"/>
          <w:szCs w:val="24"/>
        </w:rPr>
        <w:t>revolution</w:t>
      </w:r>
      <w:r w:rsidRPr="57CA6D0B" w:rsidR="00C43BF5">
        <w:rPr>
          <w:rFonts w:ascii="Times New Roman" w:hAnsi="Times New Roman" w:eastAsia="Times New Roman" w:cs="Times New Roman"/>
          <w:sz w:val="24"/>
          <w:szCs w:val="24"/>
        </w:rPr>
        <w:t xml:space="preserve"> in</w:t>
      </w:r>
      <w:r w:rsidRPr="57CA6D0B" w:rsidR="00C43BF5">
        <w:rPr>
          <w:rFonts w:ascii="Times New Roman" w:hAnsi="Times New Roman" w:eastAsia="Times New Roman" w:cs="Times New Roman"/>
          <w:sz w:val="24"/>
          <w:szCs w:val="24"/>
        </w:rPr>
        <w:t xml:space="preserve"> April 1952</w:t>
      </w:r>
      <w:r w:rsidRPr="57CA6D0B" w:rsidR="2A7AD0B0">
        <w:rPr>
          <w:rFonts w:ascii="Times New Roman" w:hAnsi="Times New Roman" w:eastAsia="Times New Roman" w:cs="Times New Roman"/>
          <w:sz w:val="24"/>
          <w:szCs w:val="24"/>
        </w:rPr>
        <w:t>,</w:t>
      </w:r>
      <w:r w:rsidRPr="57CA6D0B" w:rsidR="00C43BF5">
        <w:rPr>
          <w:rFonts w:ascii="Times New Roman" w:hAnsi="Times New Roman" w:eastAsia="Times New Roman" w:cs="Times New Roman"/>
          <w:sz w:val="24"/>
          <w:szCs w:val="24"/>
        </w:rPr>
        <w:t xml:space="preserve"> which led to sweeping societal changes.</w:t>
      </w:r>
    </w:p>
    <w:p w:rsidR="1BB8215C" w:rsidP="57CA6D0B" w:rsidRDefault="00396A2F" w14:paraId="6CADDBFE" w14:textId="738BF437">
      <w:pPr>
        <w:spacing w:line="480" w:lineRule="auto"/>
        <w:ind w:firstLine="720"/>
        <w:rPr>
          <w:rFonts w:ascii="Times New Roman" w:hAnsi="Times New Roman" w:eastAsia="Times New Roman" w:cs="Times New Roman"/>
          <w:sz w:val="24"/>
          <w:szCs w:val="24"/>
        </w:rPr>
      </w:pPr>
      <w:r w:rsidRPr="57CA6D0B" w:rsidR="00396A2F">
        <w:rPr>
          <w:rFonts w:ascii="Times New Roman" w:hAnsi="Times New Roman" w:eastAsia="Times New Roman" w:cs="Times New Roman"/>
          <w:sz w:val="24"/>
          <w:szCs w:val="24"/>
        </w:rPr>
        <w:t xml:space="preserve">The revolution itself was unconventional by historical standards. </w:t>
      </w:r>
      <w:r w:rsidRPr="57CA6D0B" w:rsidR="04974290">
        <w:rPr>
          <w:rFonts w:ascii="Times New Roman" w:hAnsi="Times New Roman" w:eastAsia="Times New Roman" w:cs="Times New Roman"/>
          <w:sz w:val="24"/>
          <w:szCs w:val="24"/>
        </w:rPr>
        <w:t>Described</w:t>
      </w:r>
      <w:r w:rsidRPr="57CA6D0B" w:rsidR="00321C1C">
        <w:rPr>
          <w:rFonts w:ascii="Times New Roman" w:hAnsi="Times New Roman" w:eastAsia="Times New Roman" w:cs="Times New Roman"/>
          <w:sz w:val="24"/>
          <w:szCs w:val="24"/>
        </w:rPr>
        <w:t xml:space="preserve"> as a “</w:t>
      </w:r>
      <w:r w:rsidRPr="57CA6D0B" w:rsidR="2A7AD0B0">
        <w:rPr>
          <w:rFonts w:ascii="Times New Roman" w:hAnsi="Times New Roman" w:eastAsia="Times New Roman" w:cs="Times New Roman"/>
          <w:sz w:val="24"/>
          <w:szCs w:val="24"/>
        </w:rPr>
        <w:t>light</w:t>
      </w:r>
      <w:r w:rsidRPr="57CA6D0B" w:rsidR="2A7AD0B0">
        <w:rPr>
          <w:rFonts w:ascii="Times New Roman" w:hAnsi="Times New Roman" w:eastAsia="Times New Roman" w:cs="Times New Roman"/>
          <w:sz w:val="24"/>
          <w:szCs w:val="24"/>
        </w:rPr>
        <w:t>ning urban Coup D'état</w:t>
      </w:r>
      <w:r w:rsidRPr="57CA6D0B" w:rsidR="00321C1C">
        <w:rPr>
          <w:rFonts w:ascii="Times New Roman" w:hAnsi="Times New Roman" w:eastAsia="Times New Roman" w:cs="Times New Roman"/>
          <w:sz w:val="24"/>
          <w:szCs w:val="24"/>
        </w:rPr>
        <w:t>,”</w:t>
      </w:r>
      <w:r w:rsidRPr="57CA6D0B" w:rsidR="2A7AD0B0">
        <w:rPr>
          <w:rFonts w:ascii="Times New Roman" w:hAnsi="Times New Roman" w:eastAsia="Times New Roman" w:cs="Times New Roman"/>
          <w:sz w:val="24"/>
          <w:szCs w:val="24"/>
        </w:rPr>
        <w:t xml:space="preserve"> </w:t>
      </w:r>
      <w:r w:rsidRPr="57CA6D0B" w:rsidR="00321C1C">
        <w:rPr>
          <w:rFonts w:ascii="Times New Roman" w:hAnsi="Times New Roman" w:eastAsia="Times New Roman" w:cs="Times New Roman"/>
          <w:sz w:val="24"/>
          <w:szCs w:val="24"/>
        </w:rPr>
        <w:t>it</w:t>
      </w:r>
      <w:r w:rsidRPr="57CA6D0B" w:rsidR="2A7AD0B0">
        <w:rPr>
          <w:rFonts w:ascii="Times New Roman" w:hAnsi="Times New Roman" w:eastAsia="Times New Roman" w:cs="Times New Roman"/>
          <w:sz w:val="24"/>
          <w:szCs w:val="24"/>
        </w:rPr>
        <w:t xml:space="preserve"> shift</w:t>
      </w:r>
      <w:r w:rsidRPr="57CA6D0B" w:rsidR="00321C1C">
        <w:rPr>
          <w:rFonts w:ascii="Times New Roman" w:hAnsi="Times New Roman" w:eastAsia="Times New Roman" w:cs="Times New Roman"/>
          <w:sz w:val="24"/>
          <w:szCs w:val="24"/>
        </w:rPr>
        <w:t>ed</w:t>
      </w:r>
      <w:r w:rsidRPr="57CA6D0B" w:rsidR="2A7AD0B0">
        <w:rPr>
          <w:rFonts w:ascii="Times New Roman" w:hAnsi="Times New Roman" w:eastAsia="Times New Roman" w:cs="Times New Roman"/>
          <w:sz w:val="24"/>
          <w:szCs w:val="24"/>
        </w:rPr>
        <w:t xml:space="preserve"> the</w:t>
      </w:r>
      <w:r w:rsidRPr="57CA6D0B" w:rsidR="00321C1C">
        <w:rPr>
          <w:rFonts w:ascii="Times New Roman" w:hAnsi="Times New Roman" w:eastAsia="Times New Roman" w:cs="Times New Roman"/>
          <w:sz w:val="24"/>
          <w:szCs w:val="24"/>
        </w:rPr>
        <w:t xml:space="preserve"> balance</w:t>
      </w:r>
      <w:r w:rsidRPr="57CA6D0B" w:rsidR="2A7AD0B0">
        <w:rPr>
          <w:rFonts w:ascii="Times New Roman" w:hAnsi="Times New Roman" w:eastAsia="Times New Roman" w:cs="Times New Roman"/>
          <w:sz w:val="24"/>
          <w:szCs w:val="24"/>
        </w:rPr>
        <w:t xml:space="preserve"> of power </w:t>
      </w:r>
      <w:r w:rsidRPr="57CA6D0B" w:rsidR="2A7AD0B0">
        <w:rPr>
          <w:rFonts w:ascii="Times New Roman" w:hAnsi="Times New Roman" w:eastAsia="Times New Roman" w:cs="Times New Roman"/>
          <w:sz w:val="24"/>
          <w:szCs w:val="24"/>
        </w:rPr>
        <w:t xml:space="preserve">to the lower </w:t>
      </w:r>
      <w:r w:rsidRPr="57CA6D0B" w:rsidR="00FF644A">
        <w:rPr>
          <w:rFonts w:ascii="Times New Roman" w:hAnsi="Times New Roman" w:eastAsia="Times New Roman" w:cs="Times New Roman"/>
          <w:sz w:val="24"/>
          <w:szCs w:val="24"/>
        </w:rPr>
        <w:t xml:space="preserve">and </w:t>
      </w:r>
      <w:r w:rsidRPr="57CA6D0B" w:rsidR="2A7AD0B0">
        <w:rPr>
          <w:rFonts w:ascii="Times New Roman" w:hAnsi="Times New Roman" w:eastAsia="Times New Roman" w:cs="Times New Roman"/>
          <w:sz w:val="24"/>
          <w:szCs w:val="24"/>
        </w:rPr>
        <w:t>middle class</w:t>
      </w:r>
      <w:r w:rsidRPr="57CA6D0B" w:rsidR="00FF644A">
        <w:rPr>
          <w:rFonts w:ascii="Times New Roman" w:hAnsi="Times New Roman" w:eastAsia="Times New Roman" w:cs="Times New Roman"/>
          <w:sz w:val="24"/>
          <w:szCs w:val="24"/>
        </w:rPr>
        <w:t>es</w:t>
      </w:r>
      <w:r w:rsidRPr="57CA6D0B" w:rsidR="00DF7F2E">
        <w:rPr>
          <w:rFonts w:ascii="Times New Roman" w:hAnsi="Times New Roman" w:eastAsia="Times New Roman" w:cs="Times New Roman"/>
          <w:sz w:val="24"/>
          <w:szCs w:val="24"/>
        </w:rPr>
        <w:t xml:space="preserve"> with minimal </w:t>
      </w:r>
      <w:r w:rsidRPr="57CA6D0B" w:rsidR="00DF7F2E">
        <w:rPr>
          <w:rFonts w:ascii="Times New Roman" w:hAnsi="Times New Roman" w:eastAsia="Times New Roman" w:cs="Times New Roman"/>
          <w:sz w:val="24"/>
          <w:szCs w:val="24"/>
        </w:rPr>
        <w:t xml:space="preserve">violence</w:t>
      </w:r>
      <w:r w:rsidRPr="57CA6D0B" w:rsidR="2A7AD0B0">
        <w:rPr>
          <w:rFonts w:ascii="Times New Roman" w:hAnsi="Times New Roman" w:eastAsia="Times New Roman" w:cs="Times New Roman"/>
          <w:sz w:val="24"/>
          <w:szCs w:val="24"/>
        </w:rPr>
        <w:t>.</w:t>
      </w:r>
      <w:r w:rsidRPr="57CA6D0B" w:rsidR="1BB8215C">
        <w:rPr>
          <w:rStyle w:val="FootnoteReference"/>
          <w:rFonts w:ascii="Times New Roman" w:hAnsi="Times New Roman" w:eastAsia="Times New Roman" w:cs="Times New Roman"/>
          <w:sz w:val="24"/>
          <w:szCs w:val="24"/>
        </w:rPr>
        <w:footnoteReference w:id="16"/>
      </w:r>
      <w:r w:rsidRPr="57CA6D0B" w:rsidR="2A7AD0B0">
        <w:rPr>
          <w:rFonts w:ascii="Times New Roman" w:hAnsi="Times New Roman" w:eastAsia="Times New Roman" w:cs="Times New Roman"/>
          <w:sz w:val="24"/>
          <w:szCs w:val="24"/>
        </w:rPr>
        <w:t xml:space="preserve"> A</w:t>
      </w:r>
      <w:r w:rsidRPr="57CA6D0B" w:rsidR="00DF7F2E">
        <w:rPr>
          <w:rFonts w:ascii="Times New Roman" w:hAnsi="Times New Roman" w:eastAsia="Times New Roman" w:cs="Times New Roman"/>
          <w:sz w:val="24"/>
          <w:szCs w:val="24"/>
        </w:rPr>
        <w:t>s one observer noted</w:t>
      </w:r>
      <w:r w:rsidRPr="57CA6D0B" w:rsidR="00F06C45">
        <w:rPr>
          <w:rFonts w:ascii="Times New Roman" w:hAnsi="Times New Roman" w:eastAsia="Times New Roman" w:cs="Times New Roman"/>
          <w:sz w:val="24"/>
          <w:szCs w:val="24"/>
        </w:rPr>
        <w:t>:</w:t>
      </w:r>
      <w:r w:rsidRPr="57CA6D0B" w:rsidR="2A7AD0B0">
        <w:rPr>
          <w:rFonts w:ascii="Times New Roman" w:hAnsi="Times New Roman" w:eastAsia="Times New Roman" w:cs="Times New Roman"/>
          <w:sz w:val="24"/>
          <w:szCs w:val="24"/>
        </w:rPr>
        <w:t xml:space="preserve"> “The revolution did not follow the rules. There was no class struggle. There was little loss of life. There was little fighting outside La Paz. There was no accession of the extremists, no reign of terror, no Thermidor</w:t>
      </w:r>
      <w:r w:rsidRPr="57CA6D0B" w:rsidR="2A7AD0B0">
        <w:rPr>
          <w:rFonts w:ascii="Times New Roman" w:hAnsi="Times New Roman" w:eastAsia="Times New Roman" w:cs="Times New Roman"/>
          <w:sz w:val="24"/>
          <w:szCs w:val="24"/>
        </w:rPr>
        <w:t xml:space="preserve">.”</w:t>
      </w:r>
      <w:r w:rsidRPr="57CA6D0B" w:rsidR="1BB8215C">
        <w:rPr>
          <w:rStyle w:val="FootnoteReference"/>
          <w:rFonts w:ascii="Times New Roman" w:hAnsi="Times New Roman" w:eastAsia="Times New Roman" w:cs="Times New Roman"/>
          <w:sz w:val="24"/>
          <w:szCs w:val="24"/>
        </w:rPr>
        <w:footnoteReference w:id="17"/>
      </w:r>
      <w:r w:rsidRPr="57CA6D0B" w:rsidR="2A7AD0B0">
        <w:rPr>
          <w:rFonts w:ascii="Times New Roman" w:hAnsi="Times New Roman" w:eastAsia="Times New Roman" w:cs="Times New Roman"/>
          <w:sz w:val="24"/>
          <w:szCs w:val="24"/>
        </w:rPr>
        <w:t xml:space="preserve"> The</w:t>
      </w:r>
      <w:r w:rsidRPr="57CA6D0B" w:rsidR="2A7AD0B0">
        <w:rPr>
          <w:rFonts w:ascii="Times New Roman" w:hAnsi="Times New Roman" w:eastAsia="Times New Roman" w:cs="Times New Roman"/>
          <w:sz w:val="24"/>
          <w:szCs w:val="24"/>
        </w:rPr>
        <w:t xml:space="preserve"> possession of La Paz </w:t>
      </w:r>
      <w:r w:rsidRPr="57CA6D0B" w:rsidR="00F93EE8">
        <w:rPr>
          <w:rFonts w:ascii="Times New Roman" w:hAnsi="Times New Roman" w:eastAsia="Times New Roman" w:cs="Times New Roman"/>
          <w:sz w:val="24"/>
          <w:szCs w:val="24"/>
        </w:rPr>
        <w:t>marked a decisive turning point, allowing the MNR to take control and usher in significant re</w:t>
      </w:r>
      <w:r w:rsidRPr="57CA6D0B" w:rsidR="00943BDA">
        <w:rPr>
          <w:rFonts w:ascii="Times New Roman" w:hAnsi="Times New Roman" w:eastAsia="Times New Roman" w:cs="Times New Roman"/>
          <w:sz w:val="24"/>
          <w:szCs w:val="24"/>
        </w:rPr>
        <w:t>forms</w:t>
      </w:r>
      <w:r w:rsidRPr="57CA6D0B" w:rsidR="2A7AD0B0">
        <w:rPr>
          <w:rFonts w:ascii="Times New Roman" w:hAnsi="Times New Roman" w:eastAsia="Times New Roman" w:cs="Times New Roman"/>
          <w:sz w:val="24"/>
          <w:szCs w:val="24"/>
        </w:rPr>
        <w:t xml:space="preserve">. </w:t>
      </w:r>
      <w:r w:rsidRPr="57CA6D0B" w:rsidR="00943BDA">
        <w:rPr>
          <w:rFonts w:ascii="Times New Roman" w:hAnsi="Times New Roman" w:eastAsia="Times New Roman" w:cs="Times New Roman"/>
          <w:sz w:val="24"/>
          <w:szCs w:val="24"/>
        </w:rPr>
        <w:t>While</w:t>
      </w:r>
      <w:r w:rsidRPr="57CA6D0B" w:rsidR="2A7AD0B0">
        <w:rPr>
          <w:rFonts w:ascii="Times New Roman" w:hAnsi="Times New Roman" w:eastAsia="Times New Roman" w:cs="Times New Roman"/>
          <w:sz w:val="24"/>
          <w:szCs w:val="24"/>
        </w:rPr>
        <w:t xml:space="preserve"> the peasantry had not been involved in the revolution’s </w:t>
      </w:r>
      <w:r w:rsidRPr="57CA6D0B" w:rsidR="2A7AD0B0">
        <w:rPr>
          <w:rFonts w:ascii="Times New Roman" w:hAnsi="Times New Roman" w:eastAsia="Times New Roman" w:cs="Times New Roman"/>
          <w:sz w:val="24"/>
          <w:szCs w:val="24"/>
        </w:rPr>
        <w:t xml:space="preserve">in</w:t>
      </w:r>
      <w:r w:rsidRPr="57CA6D0B" w:rsidR="00943BDA">
        <w:rPr>
          <w:rFonts w:ascii="Times New Roman" w:hAnsi="Times New Roman" w:eastAsia="Times New Roman" w:cs="Times New Roman"/>
          <w:sz w:val="24"/>
          <w:szCs w:val="24"/>
        </w:rPr>
        <w:t>itial</w:t>
      </w:r>
      <w:r w:rsidRPr="57CA6D0B" w:rsidR="00943BDA">
        <w:rPr>
          <w:rFonts w:ascii="Times New Roman" w:hAnsi="Times New Roman" w:eastAsia="Times New Roman" w:cs="Times New Roman"/>
          <w:sz w:val="24"/>
          <w:szCs w:val="24"/>
        </w:rPr>
        <w:t xml:space="preserve"> success</w:t>
      </w:r>
      <w:r w:rsidRPr="57CA6D0B" w:rsidR="2A7AD0B0">
        <w:rPr>
          <w:rFonts w:ascii="Times New Roman" w:hAnsi="Times New Roman" w:eastAsia="Times New Roman" w:cs="Times New Roman"/>
          <w:sz w:val="24"/>
          <w:szCs w:val="24"/>
        </w:rPr>
        <w:t xml:space="preserve">, </w:t>
      </w:r>
      <w:r w:rsidRPr="57CA6D0B" w:rsidR="2A7AD0B0">
        <w:rPr>
          <w:rFonts w:ascii="Times New Roman" w:hAnsi="Times New Roman" w:eastAsia="Times New Roman" w:cs="Times New Roman"/>
          <w:sz w:val="24"/>
          <w:szCs w:val="24"/>
        </w:rPr>
        <w:t>they would</w:t>
      </w:r>
      <w:r w:rsidRPr="57CA6D0B" w:rsidR="00255EC2">
        <w:rPr>
          <w:rFonts w:ascii="Times New Roman" w:hAnsi="Times New Roman" w:eastAsia="Times New Roman" w:cs="Times New Roman"/>
          <w:sz w:val="24"/>
          <w:szCs w:val="24"/>
        </w:rPr>
        <w:t xml:space="preserve"> go on to</w:t>
      </w:r>
      <w:r w:rsidRPr="57CA6D0B" w:rsidR="2A7AD0B0">
        <w:rPr>
          <w:rFonts w:ascii="Times New Roman" w:hAnsi="Times New Roman" w:eastAsia="Times New Roman" w:cs="Times New Roman"/>
          <w:sz w:val="24"/>
          <w:szCs w:val="24"/>
        </w:rPr>
        <w:t xml:space="preserve"> play a </w:t>
      </w:r>
      <w:r w:rsidRPr="57CA6D0B" w:rsidR="00D3502C">
        <w:rPr>
          <w:rFonts w:ascii="Times New Roman" w:hAnsi="Times New Roman" w:eastAsia="Times New Roman" w:cs="Times New Roman"/>
          <w:sz w:val="24"/>
          <w:szCs w:val="24"/>
        </w:rPr>
        <w:t>critical</w:t>
      </w:r>
      <w:r w:rsidRPr="57CA6D0B" w:rsidR="2A7AD0B0">
        <w:rPr>
          <w:rFonts w:ascii="Times New Roman" w:hAnsi="Times New Roman" w:eastAsia="Times New Roman" w:cs="Times New Roman"/>
          <w:sz w:val="24"/>
          <w:szCs w:val="24"/>
        </w:rPr>
        <w:t xml:space="preserve"> role in </w:t>
      </w:r>
      <w:r w:rsidRPr="57CA6D0B" w:rsidR="00375E1E">
        <w:rPr>
          <w:rFonts w:ascii="Times New Roman" w:hAnsi="Times New Roman" w:eastAsia="Times New Roman" w:cs="Times New Roman"/>
          <w:sz w:val="24"/>
          <w:szCs w:val="24"/>
        </w:rPr>
        <w:t>shaping the country’s future through int</w:t>
      </w:r>
      <w:r w:rsidRPr="57CA6D0B" w:rsidR="00375E1E">
        <w:rPr>
          <w:rFonts w:ascii="Times New Roman" w:hAnsi="Times New Roman" w:eastAsia="Times New Roman" w:cs="Times New Roman"/>
          <w:sz w:val="24"/>
          <w:szCs w:val="24"/>
        </w:rPr>
        <w:t>egration into the new political system and the benefits of MNR policies</w:t>
      </w:r>
      <w:r w:rsidRPr="57CA6D0B" w:rsidR="2A7AD0B0">
        <w:rPr>
          <w:rFonts w:ascii="Times New Roman" w:hAnsi="Times New Roman" w:eastAsia="Times New Roman" w:cs="Times New Roman"/>
          <w:sz w:val="24"/>
          <w:szCs w:val="24"/>
        </w:rPr>
        <w:t xml:space="preserve">. </w:t>
      </w:r>
      <w:r w:rsidRPr="57CA6D0B" w:rsidR="1BB8215C">
        <w:rPr>
          <w:rStyle w:val="FootnoteReference"/>
          <w:rFonts w:ascii="Times New Roman" w:hAnsi="Times New Roman" w:eastAsia="Times New Roman" w:cs="Times New Roman"/>
          <w:sz w:val="24"/>
          <w:szCs w:val="24"/>
        </w:rPr>
        <w:footnoteReference w:id="18"/>
      </w:r>
      <w:r w:rsidRPr="57CA6D0B" w:rsidR="2A7AD0B0">
        <w:rPr>
          <w:rFonts w:ascii="Times New Roman" w:hAnsi="Times New Roman" w:eastAsia="Times New Roman" w:cs="Times New Roman"/>
          <w:sz w:val="24"/>
          <w:szCs w:val="24"/>
        </w:rPr>
        <w:t xml:space="preserve">  </w:t>
      </w:r>
    </w:p>
    <w:p w:rsidR="006467D9" w:rsidP="57CA6D0B" w:rsidRDefault="009012F3" w14:paraId="5936D737" w14:textId="16777726">
      <w:pPr>
        <w:spacing w:line="480" w:lineRule="auto"/>
        <w:ind w:firstLine="720"/>
        <w:rPr>
          <w:rFonts w:ascii="Times New Roman" w:hAnsi="Times New Roman" w:eastAsia="Times New Roman" w:cs="Times New Roman"/>
          <w:sz w:val="24"/>
          <w:szCs w:val="24"/>
        </w:rPr>
      </w:pPr>
      <w:r w:rsidRPr="57CA6D0B" w:rsidR="009012F3">
        <w:rPr>
          <w:rFonts w:ascii="Times New Roman" w:hAnsi="Times New Roman" w:eastAsia="Times New Roman" w:cs="Times New Roman"/>
          <w:sz w:val="24"/>
          <w:szCs w:val="24"/>
        </w:rPr>
        <w:t>One of the most transformative changes introduced by the MNR was t</w:t>
      </w:r>
      <w:r w:rsidRPr="57CA6D0B" w:rsidR="2A7AD0B0">
        <w:rPr>
          <w:rFonts w:ascii="Times New Roman" w:hAnsi="Times New Roman" w:eastAsia="Times New Roman" w:cs="Times New Roman"/>
          <w:sz w:val="24"/>
          <w:szCs w:val="24"/>
        </w:rPr>
        <w:t>he expansion of suffrage</w:t>
      </w:r>
      <w:r w:rsidRPr="57CA6D0B" w:rsidR="2A7AD0B0">
        <w:rPr>
          <w:rFonts w:ascii="Times New Roman" w:hAnsi="Times New Roman" w:eastAsia="Times New Roman" w:cs="Times New Roman"/>
          <w:sz w:val="24"/>
          <w:szCs w:val="24"/>
        </w:rPr>
        <w:t xml:space="preserve">. </w:t>
      </w:r>
      <w:r w:rsidRPr="57CA6D0B" w:rsidR="009012F3">
        <w:rPr>
          <w:rFonts w:ascii="Times New Roman" w:hAnsi="Times New Roman" w:eastAsia="Times New Roman" w:cs="Times New Roman"/>
          <w:sz w:val="24"/>
          <w:szCs w:val="24"/>
        </w:rPr>
        <w:t xml:space="preserve">Following their ascent to power, the MNR </w:t>
      </w:r>
      <w:r w:rsidRPr="57CA6D0B" w:rsidR="2A7AD0B0">
        <w:rPr>
          <w:rFonts w:ascii="Times New Roman" w:hAnsi="Times New Roman" w:eastAsia="Times New Roman" w:cs="Times New Roman"/>
          <w:sz w:val="24"/>
          <w:szCs w:val="24"/>
        </w:rPr>
        <w:t xml:space="preserve">extended the electorate from </w:t>
      </w:r>
      <w:r w:rsidRPr="57CA6D0B" w:rsidR="009012F3">
        <w:rPr>
          <w:rFonts w:ascii="Times New Roman" w:hAnsi="Times New Roman" w:eastAsia="Times New Roman" w:cs="Times New Roman"/>
          <w:sz w:val="24"/>
          <w:szCs w:val="24"/>
        </w:rPr>
        <w:t>just</w:t>
      </w:r>
      <w:r w:rsidRPr="57CA6D0B" w:rsidR="2A7AD0B0">
        <w:rPr>
          <w:rFonts w:ascii="Times New Roman" w:hAnsi="Times New Roman" w:eastAsia="Times New Roman" w:cs="Times New Roman"/>
          <w:sz w:val="24"/>
          <w:szCs w:val="24"/>
        </w:rPr>
        <w:t xml:space="preserve"> 200,000</w:t>
      </w:r>
      <w:r w:rsidRPr="57CA6D0B" w:rsidR="009012F3">
        <w:rPr>
          <w:rFonts w:ascii="Times New Roman" w:hAnsi="Times New Roman" w:eastAsia="Times New Roman" w:cs="Times New Roman"/>
          <w:sz w:val="24"/>
          <w:szCs w:val="24"/>
        </w:rPr>
        <w:t xml:space="preserve"> voters</w:t>
      </w:r>
      <w:r w:rsidRPr="57CA6D0B" w:rsidR="2A7AD0B0">
        <w:rPr>
          <w:rFonts w:ascii="Times New Roman" w:hAnsi="Times New Roman" w:eastAsia="Times New Roman" w:cs="Times New Roman"/>
          <w:sz w:val="24"/>
          <w:szCs w:val="24"/>
        </w:rPr>
        <w:t xml:space="preserve"> to 1</w:t>
      </w:r>
      <w:r w:rsidRPr="57CA6D0B" w:rsidR="008E0311">
        <w:rPr>
          <w:rFonts w:ascii="Times New Roman" w:hAnsi="Times New Roman" w:eastAsia="Times New Roman" w:cs="Times New Roman"/>
          <w:sz w:val="24"/>
          <w:szCs w:val="24"/>
        </w:rPr>
        <w:t>.6 million</w:t>
      </w:r>
      <w:r w:rsidRPr="57CA6D0B" w:rsidR="2A7AD0B0">
        <w:rPr>
          <w:rFonts w:ascii="Times New Roman" w:hAnsi="Times New Roman" w:eastAsia="Times New Roman" w:cs="Times New Roman"/>
          <w:sz w:val="24"/>
          <w:szCs w:val="24"/>
        </w:rPr>
        <w:t xml:space="preserve">, </w:t>
      </w:r>
      <w:r w:rsidRPr="57CA6D0B" w:rsidR="10DF3484">
        <w:rPr>
          <w:rFonts w:ascii="Times New Roman" w:hAnsi="Times New Roman" w:eastAsia="Times New Roman" w:cs="Times New Roman"/>
          <w:sz w:val="24"/>
          <w:szCs w:val="24"/>
        </w:rPr>
        <w:t xml:space="preserve">a move that </w:t>
      </w:r>
      <w:r w:rsidRPr="57CA6D0B" w:rsidR="008E0311">
        <w:rPr>
          <w:rFonts w:ascii="Times New Roman" w:hAnsi="Times New Roman" w:eastAsia="Times New Roman" w:cs="Times New Roman"/>
          <w:sz w:val="24"/>
          <w:szCs w:val="24"/>
        </w:rPr>
        <w:t>revolution</w:t>
      </w:r>
      <w:r w:rsidRPr="57CA6D0B" w:rsidR="002E2978">
        <w:rPr>
          <w:rFonts w:ascii="Times New Roman" w:hAnsi="Times New Roman" w:eastAsia="Times New Roman" w:cs="Times New Roman"/>
          <w:sz w:val="24"/>
          <w:szCs w:val="24"/>
        </w:rPr>
        <w:t>ized</w:t>
      </w:r>
      <w:r w:rsidRPr="57CA6D0B" w:rsidR="10DF3484">
        <w:rPr>
          <w:rFonts w:ascii="Times New Roman" w:hAnsi="Times New Roman" w:eastAsia="Times New Roman" w:cs="Times New Roman"/>
          <w:sz w:val="24"/>
          <w:szCs w:val="24"/>
        </w:rPr>
        <w:t xml:space="preserve"> </w:t>
      </w:r>
      <w:r w:rsidRPr="57CA6D0B" w:rsidR="2A7AD0B0">
        <w:rPr>
          <w:rFonts w:ascii="Times New Roman" w:hAnsi="Times New Roman" w:eastAsia="Times New Roman" w:cs="Times New Roman"/>
          <w:sz w:val="24"/>
          <w:szCs w:val="24"/>
        </w:rPr>
        <w:t xml:space="preserve">Bolivian </w:t>
      </w:r>
      <w:r w:rsidRPr="57CA6D0B" w:rsidR="2A7AD0B0">
        <w:rPr>
          <w:rFonts w:ascii="Times New Roman" w:hAnsi="Times New Roman" w:eastAsia="Times New Roman" w:cs="Times New Roman"/>
          <w:sz w:val="24"/>
          <w:szCs w:val="24"/>
        </w:rPr>
        <w:t>society.</w:t>
      </w:r>
      <w:r w:rsidRPr="57CA6D0B" w:rsidR="1BB8215C">
        <w:rPr>
          <w:rStyle w:val="FootnoteReference"/>
          <w:rFonts w:ascii="Times New Roman" w:hAnsi="Times New Roman" w:eastAsia="Times New Roman" w:cs="Times New Roman"/>
          <w:sz w:val="24"/>
          <w:szCs w:val="24"/>
        </w:rPr>
        <w:footnoteReference w:id="19"/>
      </w:r>
      <w:r w:rsidRPr="57CA6D0B" w:rsidR="2A7AD0B0">
        <w:rPr>
          <w:rFonts w:ascii="Times New Roman" w:hAnsi="Times New Roman" w:eastAsia="Times New Roman" w:cs="Times New Roman"/>
          <w:sz w:val="24"/>
          <w:szCs w:val="24"/>
        </w:rPr>
        <w:t xml:space="preserve"> </w:t>
      </w:r>
      <w:r w:rsidRPr="57CA6D0B" w:rsidR="002E2978">
        <w:rPr>
          <w:rFonts w:ascii="Times New Roman" w:hAnsi="Times New Roman" w:eastAsia="Times New Roman" w:cs="Times New Roman"/>
          <w:sz w:val="24"/>
          <w:szCs w:val="24"/>
        </w:rPr>
        <w:t>This</w:t>
      </w:r>
      <w:r w:rsidRPr="57CA6D0B" w:rsidR="00B838EE">
        <w:rPr>
          <w:rFonts w:ascii="Times New Roman" w:hAnsi="Times New Roman" w:eastAsia="Times New Roman" w:cs="Times New Roman"/>
          <w:sz w:val="24"/>
          <w:szCs w:val="24"/>
        </w:rPr>
        <w:t xml:space="preserve"> reform was aimed at </w:t>
      </w:r>
      <w:r w:rsidRPr="57CA6D0B" w:rsidR="00B838EE">
        <w:rPr>
          <w:rFonts w:ascii="Times New Roman" w:hAnsi="Times New Roman" w:eastAsia="Times New Roman" w:cs="Times New Roman"/>
          <w:sz w:val="24"/>
          <w:szCs w:val="24"/>
        </w:rPr>
        <w:t xml:space="preserve">transforming </w:t>
      </w:r>
      <w:r w:rsidRPr="57CA6D0B" w:rsidR="2A7AD0B0">
        <w:rPr>
          <w:rFonts w:ascii="Times New Roman" w:hAnsi="Times New Roman" w:eastAsia="Times New Roman" w:cs="Times New Roman"/>
          <w:sz w:val="24"/>
          <w:szCs w:val="24"/>
        </w:rPr>
        <w:t>indigenous p</w:t>
      </w:r>
      <w:r w:rsidRPr="57CA6D0B" w:rsidR="00B838EE">
        <w:rPr>
          <w:rFonts w:ascii="Times New Roman" w:hAnsi="Times New Roman" w:eastAsia="Times New Roman" w:cs="Times New Roman"/>
          <w:sz w:val="24"/>
          <w:szCs w:val="24"/>
        </w:rPr>
        <w:t>opulations</w:t>
      </w:r>
      <w:r w:rsidRPr="57CA6D0B" w:rsidR="2A7AD0B0">
        <w:rPr>
          <w:rFonts w:ascii="Times New Roman" w:hAnsi="Times New Roman" w:eastAsia="Times New Roman" w:cs="Times New Roman"/>
          <w:sz w:val="24"/>
          <w:szCs w:val="24"/>
        </w:rPr>
        <w:t xml:space="preserve"> from regional</w:t>
      </w:r>
      <w:r w:rsidRPr="57CA6D0B" w:rsidR="00580FF6">
        <w:rPr>
          <w:rFonts w:ascii="Times New Roman" w:hAnsi="Times New Roman" w:eastAsia="Times New Roman" w:cs="Times New Roman"/>
          <w:sz w:val="24"/>
          <w:szCs w:val="24"/>
        </w:rPr>
        <w:t xml:space="preserve"> identities</w:t>
      </w:r>
      <w:r w:rsidRPr="57CA6D0B" w:rsidR="2A7AD0B0">
        <w:rPr>
          <w:rFonts w:ascii="Times New Roman" w:hAnsi="Times New Roman" w:eastAsia="Times New Roman" w:cs="Times New Roman"/>
          <w:sz w:val="24"/>
          <w:szCs w:val="24"/>
        </w:rPr>
        <w:t xml:space="preserve"> </w:t>
      </w:r>
      <w:r w:rsidRPr="57CA6D0B" w:rsidR="00580FF6">
        <w:rPr>
          <w:rFonts w:ascii="Times New Roman" w:hAnsi="Times New Roman" w:eastAsia="Times New Roman" w:cs="Times New Roman"/>
          <w:sz w:val="24"/>
          <w:szCs w:val="24"/>
        </w:rPr>
        <w:t>in</w:t>
      </w:r>
      <w:r w:rsidRPr="57CA6D0B" w:rsidR="2A7AD0B0">
        <w:rPr>
          <w:rFonts w:ascii="Times New Roman" w:hAnsi="Times New Roman" w:eastAsia="Times New Roman" w:cs="Times New Roman"/>
          <w:sz w:val="24"/>
          <w:szCs w:val="24"/>
        </w:rPr>
        <w:t xml:space="preserve">to </w:t>
      </w:r>
      <w:r w:rsidRPr="57CA6D0B" w:rsidR="00580FF6">
        <w:rPr>
          <w:rFonts w:ascii="Times New Roman" w:hAnsi="Times New Roman" w:eastAsia="Times New Roman" w:cs="Times New Roman"/>
          <w:sz w:val="24"/>
          <w:szCs w:val="24"/>
        </w:rPr>
        <w:t xml:space="preserve">a cohesive </w:t>
      </w:r>
      <w:r w:rsidRPr="57CA6D0B" w:rsidR="2A7AD0B0">
        <w:rPr>
          <w:rFonts w:ascii="Times New Roman" w:hAnsi="Times New Roman" w:eastAsia="Times New Roman" w:cs="Times New Roman"/>
          <w:sz w:val="24"/>
          <w:szCs w:val="24"/>
        </w:rPr>
        <w:t xml:space="preserve">national </w:t>
      </w:r>
      <w:r w:rsidRPr="57CA6D0B" w:rsidR="00580FF6">
        <w:rPr>
          <w:rFonts w:ascii="Times New Roman" w:hAnsi="Times New Roman" w:eastAsia="Times New Roman" w:cs="Times New Roman"/>
          <w:sz w:val="24"/>
          <w:szCs w:val="24"/>
        </w:rPr>
        <w:t>entity</w:t>
      </w:r>
      <w:r w:rsidRPr="57CA6D0B" w:rsidR="00314010">
        <w:rPr>
          <w:rFonts w:ascii="Times New Roman" w:hAnsi="Times New Roman" w:eastAsia="Times New Roman" w:cs="Times New Roman"/>
          <w:sz w:val="24"/>
          <w:szCs w:val="24"/>
        </w:rPr>
        <w:t>,</w:t>
      </w:r>
      <w:r w:rsidRPr="57CA6D0B" w:rsidR="00314010">
        <w:rPr>
          <w:rFonts w:ascii="Times New Roman" w:hAnsi="Times New Roman" w:eastAsia="Times New Roman" w:cs="Times New Roman"/>
          <w:sz w:val="24"/>
          <w:szCs w:val="24"/>
        </w:rPr>
        <w:t xml:space="preserve"> helping to </w:t>
      </w:r>
      <w:r w:rsidRPr="57CA6D0B" w:rsidR="2A7AD0B0">
        <w:rPr>
          <w:rFonts w:ascii="Times New Roman" w:hAnsi="Times New Roman" w:eastAsia="Times New Roman" w:cs="Times New Roman"/>
          <w:sz w:val="24"/>
          <w:szCs w:val="24"/>
        </w:rPr>
        <w:t>moderni</w:t>
      </w:r>
      <w:r w:rsidRPr="57CA6D0B" w:rsidR="00314010">
        <w:rPr>
          <w:rFonts w:ascii="Times New Roman" w:hAnsi="Times New Roman" w:eastAsia="Times New Roman" w:cs="Times New Roman"/>
          <w:sz w:val="24"/>
          <w:szCs w:val="24"/>
        </w:rPr>
        <w:t>ze Bolivia</w:t>
      </w:r>
      <w:r w:rsidRPr="57CA6D0B" w:rsidR="2A7AD0B0">
        <w:rPr>
          <w:rFonts w:ascii="Times New Roman" w:hAnsi="Times New Roman" w:eastAsia="Times New Roman" w:cs="Times New Roman"/>
          <w:sz w:val="24"/>
          <w:szCs w:val="24"/>
        </w:rPr>
        <w:t xml:space="preserve">. The </w:t>
      </w:r>
      <w:r w:rsidRPr="57CA6D0B" w:rsidR="00901E21">
        <w:rPr>
          <w:rFonts w:ascii="Times New Roman" w:hAnsi="Times New Roman" w:eastAsia="Times New Roman" w:cs="Times New Roman"/>
          <w:sz w:val="24"/>
          <w:szCs w:val="24"/>
        </w:rPr>
        <w:t xml:space="preserve">MNR’s vision of modernization also embraced </w:t>
      </w:r>
      <w:r w:rsidRPr="57CA6D0B" w:rsidR="2A7AD0B0">
        <w:rPr>
          <w:rFonts w:ascii="Times New Roman" w:hAnsi="Times New Roman" w:eastAsia="Times New Roman" w:cs="Times New Roman"/>
          <w:i w:val="1"/>
          <w:iCs w:val="1"/>
          <w:sz w:val="24"/>
          <w:szCs w:val="24"/>
        </w:rPr>
        <w:t>indigenismo</w:t>
      </w:r>
      <w:r w:rsidRPr="57CA6D0B" w:rsidR="00901E21">
        <w:rPr>
          <w:rFonts w:ascii="Times New Roman" w:hAnsi="Times New Roman" w:eastAsia="Times New Roman" w:cs="Times New Roman"/>
          <w:sz w:val="24"/>
          <w:szCs w:val="24"/>
        </w:rPr>
        <w:t xml:space="preserve">, </w:t>
      </w:r>
      <w:r w:rsidRPr="57CA6D0B" w:rsidR="00901E21">
        <w:rPr>
          <w:rFonts w:ascii="Times New Roman" w:hAnsi="Times New Roman" w:eastAsia="Times New Roman" w:cs="Times New Roman"/>
          <w:sz w:val="24"/>
          <w:szCs w:val="24"/>
        </w:rPr>
        <w:t>a cultural synthesis</w:t>
      </w:r>
      <w:r w:rsidRPr="57CA6D0B" w:rsidR="00CA577E">
        <w:rPr>
          <w:rFonts w:ascii="Times New Roman" w:hAnsi="Times New Roman" w:eastAsia="Times New Roman" w:cs="Times New Roman"/>
          <w:sz w:val="24"/>
          <w:szCs w:val="24"/>
        </w:rPr>
        <w:t xml:space="preserve"> of Hispanic and indigenous traditions, which </w:t>
      </w:r>
      <w:r w:rsidRPr="57CA6D0B" w:rsidR="00CA577E">
        <w:rPr>
          <w:rFonts w:ascii="Times New Roman" w:hAnsi="Times New Roman" w:eastAsia="Times New Roman" w:cs="Times New Roman"/>
          <w:sz w:val="24"/>
          <w:szCs w:val="24"/>
        </w:rPr>
        <w:t>sought</w:t>
      </w:r>
      <w:r w:rsidRPr="57CA6D0B" w:rsidR="00CA577E">
        <w:rPr>
          <w:rFonts w:ascii="Times New Roman" w:hAnsi="Times New Roman" w:eastAsia="Times New Roman" w:cs="Times New Roman"/>
          <w:sz w:val="24"/>
          <w:szCs w:val="24"/>
        </w:rPr>
        <w:t xml:space="preserve"> to unite the diverse populations of Bolivia under a shared </w:t>
      </w:r>
      <w:r w:rsidRPr="57CA6D0B" w:rsidR="00CA577E">
        <w:rPr>
          <w:rFonts w:ascii="Times New Roman" w:hAnsi="Times New Roman" w:eastAsia="Times New Roman" w:cs="Times New Roman"/>
          <w:sz w:val="24"/>
          <w:szCs w:val="24"/>
        </w:rPr>
        <w:t>identity</w:t>
      </w:r>
      <w:r w:rsidRPr="57CA6D0B" w:rsidR="00DD2115">
        <w:rPr>
          <w:rFonts w:ascii="Times New Roman" w:hAnsi="Times New Roman" w:eastAsia="Times New Roman" w:cs="Times New Roman"/>
          <w:sz w:val="24"/>
          <w:szCs w:val="24"/>
        </w:rPr>
        <w:t>.</w:t>
      </w:r>
      <w:r w:rsidRPr="57CA6D0B" w:rsidR="1BB8215C">
        <w:rPr>
          <w:rStyle w:val="FootnoteReference"/>
          <w:rFonts w:ascii="Times New Roman" w:hAnsi="Times New Roman" w:eastAsia="Times New Roman" w:cs="Times New Roman"/>
          <w:sz w:val="24"/>
          <w:szCs w:val="24"/>
        </w:rPr>
        <w:footnoteReference w:id="20"/>
      </w:r>
      <w:r w:rsidRPr="57CA6D0B" w:rsidR="2A7AD0B0">
        <w:rPr>
          <w:rFonts w:ascii="Times New Roman" w:hAnsi="Times New Roman" w:eastAsia="Times New Roman" w:cs="Times New Roman"/>
          <w:sz w:val="24"/>
          <w:szCs w:val="24"/>
        </w:rPr>
        <w:t xml:space="preserve"> </w:t>
      </w:r>
    </w:p>
    <w:p w:rsidR="1BB8215C" w:rsidDel="0025392C" w:rsidP="57CA6D0B" w:rsidRDefault="2A7AD0B0" w14:paraId="74318403" w14:textId="4E7ADA2A">
      <w:pPr>
        <w:spacing w:line="480" w:lineRule="auto"/>
        <w:ind w:firstLine="720"/>
        <w:rPr>
          <w:rFonts w:ascii="Times New Roman" w:hAnsi="Times New Roman" w:eastAsia="Times New Roman" w:cs="Times New Roman"/>
          <w:sz w:val="24"/>
          <w:szCs w:val="24"/>
        </w:rPr>
      </w:pPr>
      <w:r w:rsidRPr="57CA6D0B" w:rsidR="2A7AD0B0">
        <w:rPr>
          <w:rFonts w:ascii="Times New Roman" w:hAnsi="Times New Roman" w:eastAsia="Times New Roman" w:cs="Times New Roman"/>
          <w:sz w:val="24"/>
          <w:szCs w:val="24"/>
        </w:rPr>
        <w:t>A key</w:t>
      </w:r>
      <w:r w:rsidRPr="57CA6D0B" w:rsidR="006467D9">
        <w:rPr>
          <w:rFonts w:ascii="Times New Roman" w:hAnsi="Times New Roman" w:eastAsia="Times New Roman" w:cs="Times New Roman"/>
          <w:sz w:val="24"/>
          <w:szCs w:val="24"/>
        </w:rPr>
        <w:t xml:space="preserve"> element of the MNR’s reforms was the </w:t>
      </w:r>
      <w:r w:rsidRPr="57CA6D0B" w:rsidR="0025392C">
        <w:rPr>
          <w:rFonts w:ascii="Times New Roman" w:hAnsi="Times New Roman" w:eastAsia="Times New Roman" w:cs="Times New Roman"/>
          <w:sz w:val="24"/>
          <w:szCs w:val="24"/>
        </w:rPr>
        <w:t>nationalization of Bolivia’s tin</w:t>
      </w:r>
      <w:r w:rsidRPr="57CA6D0B" w:rsidR="0025392C">
        <w:rPr>
          <w:rFonts w:ascii="Times New Roman" w:hAnsi="Times New Roman" w:eastAsia="Times New Roman" w:cs="Times New Roman"/>
          <w:sz w:val="24"/>
          <w:szCs w:val="24"/>
        </w:rPr>
        <w:t xml:space="preserve"> mines.</w:t>
      </w:r>
      <w:r w:rsidRPr="57CA6D0B" w:rsidR="00637AD1">
        <w:rPr>
          <w:rFonts w:ascii="Times New Roman" w:hAnsi="Times New Roman" w:eastAsia="Times New Roman" w:cs="Times New Roman"/>
          <w:sz w:val="24"/>
          <w:szCs w:val="24"/>
        </w:rPr>
        <w:t xml:space="preserve"> </w:t>
      </w:r>
      <w:r w:rsidRPr="57CA6D0B" w:rsidR="2A7AD0B0">
        <w:rPr>
          <w:rFonts w:ascii="Times New Roman" w:hAnsi="Times New Roman" w:eastAsia="Times New Roman" w:cs="Times New Roman"/>
          <w:sz w:val="24"/>
          <w:szCs w:val="24"/>
        </w:rPr>
        <w:t xml:space="preserve">Before the revolution, </w:t>
      </w:r>
      <w:r w:rsidRPr="57CA6D0B" w:rsidR="00637AD1">
        <w:rPr>
          <w:rFonts w:ascii="Times New Roman" w:hAnsi="Times New Roman" w:eastAsia="Times New Roman" w:cs="Times New Roman"/>
          <w:sz w:val="24"/>
          <w:szCs w:val="24"/>
        </w:rPr>
        <w:t>the mining industry was dominated by the “Tin Barons,” such as Carlos Victor Aramayo</w:t>
      </w:r>
      <w:r w:rsidRPr="57CA6D0B" w:rsidR="00715411">
        <w:rPr>
          <w:rFonts w:ascii="Times New Roman" w:hAnsi="Times New Roman" w:eastAsia="Times New Roman" w:cs="Times New Roman"/>
          <w:sz w:val="24"/>
          <w:szCs w:val="24"/>
        </w:rPr>
        <w:t>, who controlled the industry and exploited workers under brutal condi</w:t>
      </w:r>
      <w:r w:rsidRPr="57CA6D0B" w:rsidDel="00715411" w:rsidR="00715411">
        <w:rPr>
          <w:rFonts w:ascii="Times New Roman" w:hAnsi="Times New Roman" w:eastAsia="Times New Roman" w:cs="Times New Roman"/>
          <w:sz w:val="24"/>
          <w:szCs w:val="24"/>
        </w:rPr>
        <w:t>tions.</w:t>
      </w:r>
      <w:r w:rsidRPr="57CA6D0B" w:rsidDel="00715411" w:rsidR="00715411">
        <w:rPr>
          <w:rFonts w:ascii="Times New Roman" w:hAnsi="Times New Roman" w:eastAsia="Times New Roman" w:cs="Times New Roman"/>
          <w:sz w:val="24"/>
          <w:szCs w:val="24"/>
        </w:rPr>
        <w:t xml:space="preserve"> </w:t>
      </w:r>
      <w:r w:rsidRPr="57CA6D0B" w:rsidR="2A7AD0B0">
        <w:rPr>
          <w:rFonts w:ascii="Times New Roman" w:hAnsi="Times New Roman" w:eastAsia="Times New Roman" w:cs="Times New Roman"/>
          <w:sz w:val="24"/>
          <w:szCs w:val="24"/>
        </w:rPr>
        <w:t xml:space="preserve">The mines </w:t>
      </w:r>
      <w:r w:rsidRPr="57CA6D0B" w:rsidDel="00715411" w:rsidR="00715411">
        <w:rPr>
          <w:rFonts w:ascii="Times New Roman" w:hAnsi="Times New Roman" w:eastAsia="Times New Roman" w:cs="Times New Roman"/>
          <w:sz w:val="24"/>
          <w:szCs w:val="24"/>
        </w:rPr>
        <w:t xml:space="preserve">dictated the country’s </w:t>
      </w:r>
      <w:r w:rsidRPr="57CA6D0B" w:rsidR="2A7AD0B0">
        <w:rPr>
          <w:rFonts w:ascii="Times New Roman" w:hAnsi="Times New Roman" w:eastAsia="Times New Roman" w:cs="Times New Roman"/>
          <w:sz w:val="24"/>
          <w:szCs w:val="24"/>
        </w:rPr>
        <w:t xml:space="preserve">politics, culture, and </w:t>
      </w:r>
      <w:r w:rsidRPr="57CA6D0B" w:rsidDel="00715411" w:rsidR="00715411">
        <w:rPr>
          <w:rFonts w:ascii="Times New Roman" w:hAnsi="Times New Roman" w:eastAsia="Times New Roman" w:cs="Times New Roman"/>
          <w:sz w:val="24"/>
          <w:szCs w:val="24"/>
        </w:rPr>
        <w:t>economy</w:t>
      </w:r>
      <w:r w:rsidRPr="57CA6D0B" w:rsidDel="00715411" w:rsidR="00715411">
        <w:rPr>
          <w:rFonts w:ascii="Times New Roman" w:hAnsi="Times New Roman" w:eastAsia="Times New Roman" w:cs="Times New Roman"/>
          <w:sz w:val="24"/>
          <w:szCs w:val="24"/>
        </w:rPr>
        <w:t xml:space="preserve">, and the </w:t>
      </w:r>
      <w:r w:rsidRPr="57CA6D0B" w:rsidR="2A7AD0B0">
        <w:rPr>
          <w:rFonts w:ascii="Times New Roman" w:hAnsi="Times New Roman" w:eastAsia="Times New Roman" w:cs="Times New Roman"/>
          <w:sz w:val="24"/>
          <w:szCs w:val="24"/>
        </w:rPr>
        <w:t>workers</w:t>
      </w:r>
      <w:r w:rsidRPr="57CA6D0B" w:rsidR="00715411">
        <w:rPr>
          <w:rFonts w:ascii="Times New Roman" w:hAnsi="Times New Roman" w:eastAsia="Times New Roman" w:cs="Times New Roman"/>
          <w:sz w:val="24"/>
          <w:szCs w:val="24"/>
        </w:rPr>
        <w:t xml:space="preserve">, primarily indigenous</w:t>
      </w:r>
      <w:r w:rsidRPr="57CA6D0B" w:rsidR="007F7933">
        <w:rPr>
          <w:rFonts w:ascii="Times New Roman" w:hAnsi="Times New Roman" w:eastAsia="Times New Roman" w:cs="Times New Roman"/>
          <w:sz w:val="24"/>
          <w:szCs w:val="24"/>
        </w:rPr>
        <w:t>,</w:t>
      </w:r>
      <w:r w:rsidRPr="57CA6D0B" w:rsidDel="007F7933" w:rsidR="2A7AD0B0">
        <w:rPr>
          <w:rFonts w:ascii="Times New Roman" w:hAnsi="Times New Roman" w:eastAsia="Times New Roman" w:cs="Times New Roman"/>
          <w:sz w:val="24"/>
          <w:szCs w:val="24"/>
        </w:rPr>
        <w:t xml:space="preserve"> </w:t>
      </w:r>
      <w:r w:rsidRPr="57CA6D0B" w:rsidR="007F7933">
        <w:rPr>
          <w:rFonts w:ascii="Times New Roman" w:hAnsi="Times New Roman" w:eastAsia="Times New Roman" w:cs="Times New Roman"/>
          <w:sz w:val="24"/>
          <w:szCs w:val="24"/>
        </w:rPr>
        <w:t xml:space="preserve">were subjected to poor wages and unsafe environments</w:t>
      </w:r>
      <w:r w:rsidRPr="57CA6D0B" w:rsidDel="008461CD" w:rsidR="2A7AD0B0">
        <w:rPr>
          <w:rFonts w:ascii="Times New Roman" w:hAnsi="Times New Roman" w:eastAsia="Times New Roman" w:cs="Times New Roman"/>
          <w:sz w:val="24"/>
          <w:szCs w:val="24"/>
        </w:rPr>
        <w:t xml:space="preserve">. </w:t>
      </w:r>
      <w:r w:rsidRPr="57CA6D0B" w:rsidR="008461CD">
        <w:rPr>
          <w:rFonts w:ascii="Times New Roman" w:hAnsi="Times New Roman" w:eastAsia="Times New Roman" w:cs="Times New Roman"/>
          <w:sz w:val="24"/>
          <w:szCs w:val="24"/>
        </w:rPr>
        <w:t xml:space="preserve">M</w:t>
      </w:r>
      <w:r w:rsidRPr="57CA6D0B" w:rsidDel="008461CD" w:rsidR="2A7AD0B0">
        <w:rPr>
          <w:rFonts w:ascii="Times New Roman" w:hAnsi="Times New Roman" w:eastAsia="Times New Roman" w:cs="Times New Roman"/>
          <w:sz w:val="24"/>
          <w:szCs w:val="24"/>
        </w:rPr>
        <w:t xml:space="preserve">edia </w:t>
      </w:r>
      <w:r w:rsidRPr="57CA6D0B" w:rsidR="008461CD">
        <w:rPr>
          <w:rFonts w:ascii="Times New Roman" w:hAnsi="Times New Roman" w:eastAsia="Times New Roman" w:cs="Times New Roman"/>
          <w:sz w:val="24"/>
          <w:szCs w:val="24"/>
        </w:rPr>
        <w:t xml:space="preserve">campaigns</w:t>
      </w:r>
      <w:r w:rsidRPr="57CA6D0B" w:rsidR="2A7AD0B0">
        <w:rPr>
          <w:rFonts w:ascii="Times New Roman" w:hAnsi="Times New Roman" w:eastAsia="Times New Roman" w:cs="Times New Roman"/>
          <w:sz w:val="24"/>
          <w:szCs w:val="24"/>
        </w:rPr>
        <w:t xml:space="preserve"> against </w:t>
      </w:r>
      <w:r w:rsidRPr="57CA6D0B" w:rsidDel="009F7CCD" w:rsidR="2A7AD0B0">
        <w:rPr>
          <w:rFonts w:ascii="Times New Roman" w:hAnsi="Times New Roman" w:eastAsia="Times New Roman" w:cs="Times New Roman"/>
          <w:sz w:val="24"/>
          <w:szCs w:val="24"/>
        </w:rPr>
        <w:t>the mine owners</w:t>
      </w:r>
      <w:r w:rsidRPr="57CA6D0B" w:rsidR="009F7CCD">
        <w:rPr>
          <w:rFonts w:ascii="Times New Roman" w:hAnsi="Times New Roman" w:eastAsia="Times New Roman" w:cs="Times New Roman"/>
          <w:sz w:val="24"/>
          <w:szCs w:val="24"/>
        </w:rPr>
        <w:t xml:space="preserve"> highlighted their abuses, portraying them as symbols of elite </w:t>
      </w:r>
      <w:r w:rsidRPr="57CA6D0B" w:rsidR="009F7CCD">
        <w:rPr>
          <w:rFonts w:ascii="Times New Roman" w:hAnsi="Times New Roman" w:eastAsia="Times New Roman" w:cs="Times New Roman"/>
          <w:sz w:val="24"/>
          <w:szCs w:val="24"/>
        </w:rPr>
        <w:t xml:space="preserve">oppression</w:t>
      </w:r>
      <w:r w:rsidRPr="57CA6D0B" w:rsidR="2A7AD0B0">
        <w:rPr>
          <w:rFonts w:ascii="Times New Roman" w:hAnsi="Times New Roman" w:eastAsia="Times New Roman" w:cs="Times New Roman"/>
          <w:sz w:val="24"/>
          <w:szCs w:val="24"/>
        </w:rPr>
        <w:t xml:space="preserve">.</w:t>
      </w:r>
      <w:r w:rsidRPr="57CA6D0B" w:rsidR="2A7AD0B0">
        <w:rPr>
          <w:rFonts w:ascii="Times New Roman" w:hAnsi="Times New Roman" w:eastAsia="Times New Roman" w:cs="Times New Roman"/>
          <w:sz w:val="24"/>
          <w:szCs w:val="24"/>
        </w:rPr>
        <w:t xml:space="preserve">￼</w:t>
      </w:r>
      <w:r w:rsidRPr="57CA6D0B" w:rsidDel="007335F8" w:rsidR="2A7AD0B0">
        <w:rPr>
          <w:rFonts w:ascii="Times New Roman" w:hAnsi="Times New Roman" w:eastAsia="Times New Roman" w:cs="Times New Roman"/>
          <w:sz w:val="24"/>
          <w:szCs w:val="24"/>
        </w:rPr>
        <w:t xml:space="preserve"> The </w:t>
      </w:r>
      <w:r w:rsidRPr="57CA6D0B" w:rsidR="007335F8">
        <w:rPr>
          <w:rFonts w:ascii="Times New Roman" w:hAnsi="Times New Roman" w:eastAsia="Times New Roman" w:cs="Times New Roman"/>
          <w:sz w:val="24"/>
          <w:szCs w:val="24"/>
        </w:rPr>
        <w:t xml:space="preserve">MNR’s </w:t>
      </w:r>
      <w:r w:rsidRPr="57CA6D0B" w:rsidR="2A7AD0B0">
        <w:rPr>
          <w:rFonts w:ascii="Times New Roman" w:hAnsi="Times New Roman" w:eastAsia="Times New Roman" w:cs="Times New Roman"/>
          <w:sz w:val="24"/>
          <w:szCs w:val="24"/>
        </w:rPr>
        <w:t xml:space="preserve">nationalization</w:t>
      </w:r>
      <w:r w:rsidRPr="57CA6D0B" w:rsidR="007335F8">
        <w:rPr>
          <w:rFonts w:ascii="Times New Roman" w:hAnsi="Times New Roman" w:eastAsia="Times New Roman" w:cs="Times New Roman"/>
          <w:sz w:val="24"/>
          <w:szCs w:val="24"/>
        </w:rPr>
        <w:t xml:space="preserve"> of the mines</w:t>
      </w:r>
      <w:r w:rsidRPr="57CA6D0B" w:rsidR="2A7AD0B0">
        <w:rPr>
          <w:rFonts w:ascii="Times New Roman" w:hAnsi="Times New Roman" w:eastAsia="Times New Roman" w:cs="Times New Roman"/>
          <w:sz w:val="24"/>
          <w:szCs w:val="24"/>
        </w:rPr>
        <w:t xml:space="preserve"> on October 31, 1952</w:t>
      </w:r>
      <w:r w:rsidRPr="57CA6D0B" w:rsidR="007335F8">
        <w:rPr>
          <w:rFonts w:ascii="Times New Roman" w:hAnsi="Times New Roman" w:eastAsia="Times New Roman" w:cs="Times New Roman"/>
          <w:sz w:val="24"/>
          <w:szCs w:val="24"/>
        </w:rPr>
        <w:t>, marked a cr</w:t>
      </w:r>
      <w:r w:rsidRPr="57CA6D0B" w:rsidR="006C6CD3">
        <w:rPr>
          <w:rFonts w:ascii="Times New Roman" w:hAnsi="Times New Roman" w:eastAsia="Times New Roman" w:cs="Times New Roman"/>
          <w:sz w:val="24"/>
          <w:szCs w:val="24"/>
        </w:rPr>
        <w:t>it</w:t>
      </w:r>
      <w:r w:rsidRPr="57CA6D0B" w:rsidR="006C6CD3">
        <w:rPr>
          <w:rFonts w:ascii="Times New Roman" w:hAnsi="Times New Roman" w:eastAsia="Times New Roman" w:cs="Times New Roman"/>
          <w:sz w:val="24"/>
          <w:szCs w:val="24"/>
        </w:rPr>
        <w:t>ical victory for the working class</w:t>
      </w:r>
      <w:r w:rsidRPr="57CA6D0B" w:rsidR="2A7AD0B0">
        <w:rPr>
          <w:rFonts w:ascii="Times New Roman" w:hAnsi="Times New Roman" w:eastAsia="Times New Roman" w:cs="Times New Roman"/>
          <w:sz w:val="24"/>
          <w:szCs w:val="24"/>
        </w:rPr>
        <w:t>.</w:t>
      </w:r>
      <w:r w:rsidRPr="57CA6D0B">
        <w:rPr>
          <w:rStyle w:val="FootnoteReference"/>
          <w:rFonts w:ascii="Times New Roman" w:hAnsi="Times New Roman" w:eastAsia="Times New Roman" w:cs="Times New Roman"/>
          <w:sz w:val="24"/>
          <w:szCs w:val="24"/>
        </w:rPr>
        <w:footnoteReference w:id="9495"/>
      </w:r>
      <w:r w:rsidRPr="57CA6D0B" w:rsidR="2A7AD0B0">
        <w:rPr>
          <w:rFonts w:ascii="Times New Roman" w:hAnsi="Times New Roman" w:eastAsia="Times New Roman" w:cs="Times New Roman"/>
          <w:sz w:val="24"/>
          <w:szCs w:val="24"/>
        </w:rPr>
        <w:t xml:space="preserve"> </w:t>
      </w:r>
      <w:r w:rsidRPr="57CA6D0B" w:rsidR="007D4487">
        <w:rPr>
          <w:rFonts w:ascii="Times New Roman" w:hAnsi="Times New Roman" w:eastAsia="Times New Roman" w:cs="Times New Roman"/>
          <w:sz w:val="24"/>
          <w:szCs w:val="24"/>
        </w:rPr>
        <w:t>It</w:t>
      </w:r>
      <w:r w:rsidRPr="57CA6D0B" w:rsidR="007D4487">
        <w:rPr>
          <w:rFonts w:ascii="Times New Roman" w:hAnsi="Times New Roman" w:eastAsia="Times New Roman" w:cs="Times New Roman"/>
          <w:sz w:val="24"/>
          <w:szCs w:val="24"/>
        </w:rPr>
        <w:t xml:space="preserve"> allowe</w:t>
      </w:r>
      <w:r w:rsidRPr="57CA6D0B" w:rsidR="007D4487">
        <w:rPr>
          <w:rFonts w:ascii="Times New Roman" w:hAnsi="Times New Roman" w:eastAsia="Times New Roman" w:cs="Times New Roman"/>
          <w:sz w:val="24"/>
          <w:szCs w:val="24"/>
        </w:rPr>
        <w:t>d for greater</w:t>
      </w:r>
      <w:r w:rsidRPr="57CA6D0B" w:rsidR="2A7AD0B0">
        <w:rPr>
          <w:rFonts w:ascii="Times New Roman" w:hAnsi="Times New Roman" w:eastAsia="Times New Roman" w:cs="Times New Roman"/>
          <w:sz w:val="24"/>
          <w:szCs w:val="24"/>
        </w:rPr>
        <w:t xml:space="preserve"> diversification </w:t>
      </w:r>
      <w:r w:rsidRPr="57CA6D0B" w:rsidDel="007D4487" w:rsidR="007D4487">
        <w:rPr>
          <w:rFonts w:ascii="Times New Roman" w:hAnsi="Times New Roman" w:eastAsia="Times New Roman" w:cs="Times New Roman"/>
          <w:sz w:val="24"/>
          <w:szCs w:val="24"/>
        </w:rPr>
        <w:t xml:space="preserve">of the Bolivian </w:t>
      </w:r>
      <w:r w:rsidRPr="57CA6D0B" w:rsidR="2A7AD0B0">
        <w:rPr>
          <w:rFonts w:ascii="Times New Roman" w:hAnsi="Times New Roman" w:eastAsia="Times New Roman" w:cs="Times New Roman"/>
          <w:sz w:val="24"/>
          <w:szCs w:val="24"/>
        </w:rPr>
        <w:t xml:space="preserve">economy </w:t>
      </w:r>
      <w:r w:rsidRPr="57CA6D0B" w:rsidR="007D4487">
        <w:rPr>
          <w:rFonts w:ascii="Times New Roman" w:hAnsi="Times New Roman" w:eastAsia="Times New Roman" w:cs="Times New Roman"/>
          <w:sz w:val="24"/>
          <w:szCs w:val="24"/>
        </w:rPr>
        <w:t xml:space="preserve">and elevated the </w:t>
      </w:r>
      <w:r w:rsidRPr="57CA6D0B" w:rsidDel="007D4487" w:rsidR="007D4487">
        <w:rPr>
          <w:rFonts w:ascii="Times New Roman" w:hAnsi="Times New Roman" w:eastAsia="Times New Roman" w:cs="Times New Roman"/>
          <w:sz w:val="24"/>
          <w:szCs w:val="24"/>
        </w:rPr>
        <w:t>role of labor unions</w:t>
      </w:r>
      <w:r w:rsidRPr="57CA6D0B" w:rsidDel="007D4487" w:rsidR="5E996872">
        <w:rPr>
          <w:rFonts w:ascii="Times New Roman" w:hAnsi="Times New Roman" w:eastAsia="Times New Roman" w:cs="Times New Roman"/>
          <w:sz w:val="24"/>
          <w:szCs w:val="24"/>
        </w:rPr>
        <w:t>.</w:t>
      </w:r>
      <w:r w:rsidRPr="57CA6D0B" w:rsidR="1BB8215C">
        <w:rPr>
          <w:rStyle w:val="FootnoteReference"/>
          <w:rFonts w:ascii="Times New Roman" w:hAnsi="Times New Roman" w:eastAsia="Times New Roman" w:cs="Times New Roman"/>
          <w:sz w:val="24"/>
          <w:szCs w:val="24"/>
        </w:rPr>
        <w:footnoteReference w:id="24"/>
      </w:r>
      <w:r w:rsidRPr="57CA6D0B" w:rsidR="2A7AD0B0">
        <w:rPr>
          <w:rFonts w:ascii="Times New Roman" w:hAnsi="Times New Roman" w:eastAsia="Times New Roman" w:cs="Times New Roman"/>
          <w:sz w:val="24"/>
          <w:szCs w:val="24"/>
        </w:rPr>
        <w:t xml:space="preserve"> </w:t>
      </w:r>
      <w:r w:rsidRPr="57CA6D0B" w:rsidDel="007D4487" w:rsidR="007D4487">
        <w:rPr>
          <w:rFonts w:ascii="Times New Roman" w:hAnsi="Times New Roman" w:eastAsia="Times New Roman" w:cs="Times New Roman"/>
          <w:sz w:val="24"/>
          <w:szCs w:val="24"/>
        </w:rPr>
        <w:t>T</w:t>
      </w:r>
      <w:r w:rsidRPr="57CA6D0B" w:rsidR="2A7AD0B0">
        <w:rPr>
          <w:rFonts w:ascii="Times New Roman" w:hAnsi="Times New Roman" w:eastAsia="Times New Roman" w:cs="Times New Roman"/>
          <w:sz w:val="24"/>
          <w:szCs w:val="24"/>
        </w:rPr>
        <w:t xml:space="preserve">he Miners Union </w:t>
      </w:r>
      <w:r w:rsidRPr="57CA6D0B" w:rsidR="52B0485A">
        <w:rPr>
          <w:rFonts w:ascii="Times New Roman" w:hAnsi="Times New Roman" w:eastAsia="Times New Roman" w:cs="Times New Roman"/>
          <w:sz w:val="24"/>
          <w:szCs w:val="24"/>
        </w:rPr>
        <w:t xml:space="preserve">became</w:t>
      </w:r>
      <w:r w:rsidRPr="57CA6D0B" w:rsidR="007D4487">
        <w:rPr>
          <w:rFonts w:ascii="Times New Roman" w:hAnsi="Times New Roman" w:eastAsia="Times New Roman" w:cs="Times New Roman"/>
          <w:sz w:val="24"/>
          <w:szCs w:val="24"/>
        </w:rPr>
        <w:t xml:space="preserve"> the</w:t>
      </w:r>
      <w:r w:rsidRPr="57CA6D0B" w:rsidR="2A7AD0B0">
        <w:rPr>
          <w:rFonts w:ascii="Times New Roman" w:hAnsi="Times New Roman" w:eastAsia="Times New Roman" w:cs="Times New Roman"/>
          <w:sz w:val="24"/>
          <w:szCs w:val="24"/>
        </w:rPr>
        <w:t xml:space="preserve"> largest and most influential labor organization</w:t>
      </w:r>
      <w:r w:rsidRPr="57CA6D0B" w:rsidR="007D4487">
        <w:rPr>
          <w:rFonts w:ascii="Times New Roman" w:hAnsi="Times New Roman" w:eastAsia="Times New Roman" w:cs="Times New Roman"/>
          <w:sz w:val="24"/>
          <w:szCs w:val="24"/>
        </w:rPr>
        <w:t xml:space="preserve"> in the </w:t>
      </w:r>
      <w:r w:rsidRPr="57CA6D0B" w:rsidR="007D4487">
        <w:rPr>
          <w:rFonts w:ascii="Times New Roman" w:hAnsi="Times New Roman" w:eastAsia="Times New Roman" w:cs="Times New Roman"/>
          <w:sz w:val="24"/>
          <w:szCs w:val="24"/>
        </w:rPr>
        <w:t>country</w:t>
      </w:r>
      <w:r w:rsidRPr="57CA6D0B" w:rsidR="0221B58F">
        <w:rPr>
          <w:rFonts w:ascii="Times New Roman" w:hAnsi="Times New Roman" w:eastAsia="Times New Roman" w:cs="Times New Roman"/>
          <w:sz w:val="24"/>
          <w:szCs w:val="24"/>
        </w:rPr>
        <w:t>.</w:t>
      </w:r>
      <w:r w:rsidRPr="57CA6D0B" w:rsidR="1BB8215C">
        <w:rPr>
          <w:rStyle w:val="FootnoteReference"/>
          <w:rFonts w:ascii="Times New Roman" w:hAnsi="Times New Roman" w:eastAsia="Times New Roman" w:cs="Times New Roman"/>
          <w:sz w:val="24"/>
          <w:szCs w:val="24"/>
        </w:rPr>
        <w:footnoteReference w:id="25"/>
      </w:r>
      <w:r w:rsidRPr="57CA6D0B" w:rsidR="2A7AD0B0">
        <w:rPr>
          <w:rFonts w:ascii="Times New Roman" w:hAnsi="Times New Roman" w:eastAsia="Times New Roman" w:cs="Times New Roman"/>
          <w:sz w:val="24"/>
          <w:szCs w:val="24"/>
        </w:rPr>
        <w:t xml:space="preserve"> The</w:t>
      </w:r>
      <w:r w:rsidRPr="57CA6D0B" w:rsidDel="008A1D56" w:rsidR="008A1D56">
        <w:rPr>
          <w:rFonts w:ascii="Times New Roman" w:hAnsi="Times New Roman" w:eastAsia="Times New Roman" w:cs="Times New Roman"/>
          <w:sz w:val="24"/>
          <w:szCs w:val="24"/>
        </w:rPr>
        <w:t xml:space="preserve">se changes </w:t>
      </w:r>
      <w:r w:rsidRPr="57CA6D0B" w:rsidR="2A7AD0B0">
        <w:rPr>
          <w:rFonts w:ascii="Times New Roman" w:hAnsi="Times New Roman" w:eastAsia="Times New Roman" w:cs="Times New Roman"/>
          <w:sz w:val="24"/>
          <w:szCs w:val="24"/>
        </w:rPr>
        <w:t>significant</w:t>
      </w:r>
      <w:r w:rsidRPr="57CA6D0B" w:rsidDel="008A1D56" w:rsidR="008A1D56">
        <w:rPr>
          <w:rFonts w:ascii="Times New Roman" w:hAnsi="Times New Roman" w:eastAsia="Times New Roman" w:cs="Times New Roman"/>
          <w:sz w:val="24"/>
          <w:szCs w:val="24"/>
        </w:rPr>
        <w:t xml:space="preserve">ly improved conditions for workers,</w:t>
      </w:r>
      <w:r w:rsidRPr="57CA6D0B" w:rsidR="2A7AD0B0">
        <w:rPr>
          <w:rFonts w:ascii="Times New Roman" w:hAnsi="Times New Roman" w:eastAsia="Times New Roman" w:cs="Times New Roman"/>
          <w:sz w:val="24"/>
          <w:szCs w:val="24"/>
        </w:rPr>
        <w:t xml:space="preserve"> increased </w:t>
      </w:r>
      <w:r w:rsidRPr="57CA6D0B" w:rsidR="008A1D56">
        <w:rPr>
          <w:rFonts w:ascii="Times New Roman" w:hAnsi="Times New Roman" w:eastAsia="Times New Roman" w:cs="Times New Roman"/>
          <w:sz w:val="24"/>
          <w:szCs w:val="24"/>
        </w:rPr>
        <w:t>wages,</w:t>
      </w:r>
      <w:r w:rsidRPr="57CA6D0B" w:rsidR="008F4484">
        <w:rPr>
          <w:rFonts w:ascii="Times New Roman" w:hAnsi="Times New Roman" w:eastAsia="Times New Roman" w:cs="Times New Roman"/>
          <w:sz w:val="24"/>
          <w:szCs w:val="24"/>
        </w:rPr>
        <w:t xml:space="preserve"> and gave miners a voice in national politics. </w:t>
      </w:r>
    </w:p>
    <w:p w:rsidR="00984749" w:rsidP="57CA6D0B" w:rsidRDefault="2A7AD0B0" w14:paraId="5FA233DD" w14:textId="532C215E">
      <w:pPr>
        <w:spacing w:line="480" w:lineRule="auto"/>
        <w:ind w:firstLine="720"/>
        <w:rPr>
          <w:rFonts w:ascii="Times New Roman" w:hAnsi="Times New Roman" w:eastAsia="Times New Roman" w:cs="Times New Roman"/>
          <w:sz w:val="24"/>
          <w:szCs w:val="24"/>
        </w:rPr>
      </w:pPr>
      <w:r w:rsidRPr="57CA6D0B" w:rsidR="001553E3">
        <w:rPr>
          <w:rFonts w:ascii="Times New Roman" w:hAnsi="Times New Roman" w:eastAsia="Times New Roman" w:cs="Times New Roman"/>
          <w:sz w:val="24"/>
          <w:szCs w:val="24"/>
        </w:rPr>
        <w:t>T</w:t>
      </w:r>
      <w:r w:rsidRPr="57CA6D0B" w:rsidR="2A7AD0B0">
        <w:rPr>
          <w:rFonts w:ascii="Times New Roman" w:hAnsi="Times New Roman" w:eastAsia="Times New Roman" w:cs="Times New Roman"/>
          <w:sz w:val="24"/>
          <w:szCs w:val="24"/>
        </w:rPr>
        <w:t>he Agrarian Reform of 1953</w:t>
      </w:r>
      <w:r w:rsidRPr="57CA6D0B" w:rsidR="001553E3">
        <w:rPr>
          <w:rFonts w:ascii="Times New Roman" w:hAnsi="Times New Roman" w:eastAsia="Times New Roman" w:cs="Times New Roman"/>
          <w:sz w:val="24"/>
          <w:szCs w:val="24"/>
        </w:rPr>
        <w:t xml:space="preserve"> was another critical aspect of the MNR revolution</w:t>
      </w:r>
      <w:r w:rsidRPr="57CA6D0B" w:rsidR="00D15684">
        <w:rPr>
          <w:rFonts w:ascii="Times New Roman" w:hAnsi="Times New Roman" w:eastAsia="Times New Roman" w:cs="Times New Roman"/>
          <w:sz w:val="24"/>
          <w:szCs w:val="24"/>
        </w:rPr>
        <w:t>.</w:t>
      </w:r>
      <w:r w:rsidRPr="57CA6D0B" w:rsidR="2A7AD0B0">
        <w:rPr>
          <w:rFonts w:ascii="Times New Roman" w:hAnsi="Times New Roman" w:eastAsia="Times New Roman" w:cs="Times New Roman"/>
          <w:sz w:val="24"/>
          <w:szCs w:val="24"/>
        </w:rPr>
        <w:t xml:space="preserve"> </w:t>
      </w:r>
      <w:r w:rsidRPr="57CA6D0B" w:rsidR="00750D65">
        <w:rPr>
          <w:rFonts w:ascii="Times New Roman" w:hAnsi="Times New Roman" w:eastAsia="Times New Roman" w:cs="Times New Roman"/>
          <w:sz w:val="24"/>
          <w:szCs w:val="24"/>
        </w:rPr>
        <w:t>Before this reform, t</w:t>
      </w:r>
      <w:r w:rsidRPr="57CA6D0B" w:rsidR="00750D65">
        <w:rPr>
          <w:rFonts w:ascii="Times New Roman" w:hAnsi="Times New Roman" w:eastAsia="Times New Roman" w:cs="Times New Roman"/>
          <w:sz w:val="24"/>
          <w:szCs w:val="24"/>
        </w:rPr>
        <w:t xml:space="preserve">he peasantry </w:t>
      </w:r>
      <w:r w:rsidRPr="57CA6D0B" w:rsidR="00C55590">
        <w:rPr>
          <w:rFonts w:ascii="Times New Roman" w:hAnsi="Times New Roman" w:eastAsia="Times New Roman" w:cs="Times New Roman"/>
          <w:sz w:val="24"/>
          <w:szCs w:val="24"/>
        </w:rPr>
        <w:t xml:space="preserve">lived in near-feudal conditions, </w:t>
      </w:r>
      <w:r w:rsidRPr="57CA6D0B" w:rsidR="00750D65">
        <w:rPr>
          <w:rFonts w:ascii="Times New Roman" w:hAnsi="Times New Roman" w:eastAsia="Times New Roman" w:cs="Times New Roman"/>
          <w:sz w:val="24"/>
          <w:szCs w:val="24"/>
        </w:rPr>
        <w:t>bound to la</w:t>
      </w:r>
      <w:r w:rsidRPr="57CA6D0B" w:rsidR="00C55590">
        <w:rPr>
          <w:rFonts w:ascii="Times New Roman" w:hAnsi="Times New Roman" w:eastAsia="Times New Roman" w:cs="Times New Roman"/>
          <w:sz w:val="24"/>
          <w:szCs w:val="24"/>
        </w:rPr>
        <w:t>rge estates</w:t>
      </w:r>
      <w:r w:rsidRPr="57CA6D0B" w:rsidR="00750D65">
        <w:rPr>
          <w:rFonts w:ascii="Times New Roman" w:hAnsi="Times New Roman" w:eastAsia="Times New Roman" w:cs="Times New Roman"/>
          <w:sz w:val="24"/>
          <w:szCs w:val="24"/>
        </w:rPr>
        <w:t xml:space="preserve"> as serfs </w:t>
      </w:r>
      <w:r w:rsidRPr="57CA6D0B" w:rsidR="006A0391">
        <w:rPr>
          <w:rFonts w:ascii="Times New Roman" w:hAnsi="Times New Roman" w:eastAsia="Times New Roman" w:cs="Times New Roman"/>
          <w:sz w:val="24"/>
          <w:szCs w:val="24"/>
        </w:rPr>
        <w:t xml:space="preserve">and </w:t>
      </w:r>
      <w:r w:rsidRPr="57CA6D0B" w:rsidR="00750D65">
        <w:rPr>
          <w:rFonts w:ascii="Times New Roman" w:hAnsi="Times New Roman" w:eastAsia="Times New Roman" w:cs="Times New Roman"/>
          <w:sz w:val="24"/>
          <w:szCs w:val="24"/>
        </w:rPr>
        <w:t xml:space="preserve">only </w:t>
      </w:r>
      <w:r w:rsidRPr="57CA6D0B" w:rsidR="00750D65">
        <w:rPr>
          <w:rFonts w:ascii="Times New Roman" w:hAnsi="Times New Roman" w:eastAsia="Times New Roman" w:cs="Times New Roman"/>
          <w:sz w:val="24"/>
          <w:szCs w:val="24"/>
        </w:rPr>
        <w:t>allowed</w:t>
      </w:r>
      <w:r w:rsidRPr="57CA6D0B" w:rsidR="006A0391">
        <w:rPr>
          <w:rFonts w:ascii="Times New Roman" w:hAnsi="Times New Roman" w:eastAsia="Times New Roman" w:cs="Times New Roman"/>
          <w:sz w:val="24"/>
          <w:szCs w:val="24"/>
        </w:rPr>
        <w:t xml:space="preserve"> </w:t>
      </w:r>
      <w:r w:rsidRPr="57CA6D0B" w:rsidR="00750D65">
        <w:rPr>
          <w:rFonts w:ascii="Times New Roman" w:hAnsi="Times New Roman" w:eastAsia="Times New Roman" w:cs="Times New Roman"/>
          <w:sz w:val="24"/>
          <w:szCs w:val="24"/>
        </w:rPr>
        <w:t xml:space="preserve">minimal </w:t>
      </w:r>
      <w:r w:rsidRPr="57CA6D0B" w:rsidR="00750D65">
        <w:rPr>
          <w:rFonts w:ascii="Times New Roman" w:hAnsi="Times New Roman" w:eastAsia="Times New Roman" w:cs="Times New Roman"/>
          <w:sz w:val="24"/>
          <w:szCs w:val="24"/>
        </w:rPr>
        <w:t xml:space="preserve">land </w:t>
      </w:r>
      <w:r w:rsidRPr="57CA6D0B" w:rsidR="006A0391">
        <w:rPr>
          <w:rFonts w:ascii="Times New Roman" w:hAnsi="Times New Roman" w:eastAsia="Times New Roman" w:cs="Times New Roman"/>
          <w:sz w:val="24"/>
          <w:szCs w:val="24"/>
        </w:rPr>
        <w:t xml:space="preserve">for personal </w:t>
      </w:r>
      <w:bookmarkStart w:name="_Int_Hj7XOXPQ" w:id="1063692155"/>
      <w:r w:rsidRPr="57CA6D0B" w:rsidR="006A0391">
        <w:rPr>
          <w:rFonts w:ascii="Times New Roman" w:hAnsi="Times New Roman" w:eastAsia="Times New Roman" w:cs="Times New Roman"/>
          <w:sz w:val="24"/>
          <w:szCs w:val="24"/>
        </w:rPr>
        <w:t>use</w:t>
      </w:r>
      <w:r w:rsidRPr="57CA6D0B" w:rsidR="00750D65">
        <w:rPr>
          <w:rFonts w:ascii="Times New Roman" w:hAnsi="Times New Roman" w:eastAsia="Times New Roman" w:cs="Times New Roman"/>
          <w:sz w:val="24"/>
          <w:szCs w:val="24"/>
        </w:rPr>
        <w:t>.</w:t>
      </w:r>
      <w:r w:rsidRPr="57CA6D0B" w:rsidR="00750D65">
        <w:rPr>
          <w:rStyle w:val="FootnoteReference"/>
          <w:rFonts w:ascii="Times New Roman" w:hAnsi="Times New Roman" w:eastAsia="Times New Roman" w:cs="Times New Roman"/>
          <w:sz w:val="24"/>
          <w:szCs w:val="24"/>
        </w:rPr>
        <w:footnoteReference w:id="26"/>
      </w:r>
      <w:bookmarkEnd w:id="1063692155"/>
      <w:r w:rsidRPr="57CA6D0B" w:rsidR="00750D65">
        <w:rPr>
          <w:rFonts w:ascii="Times New Roman" w:hAnsi="Times New Roman" w:eastAsia="Times New Roman" w:cs="Times New Roman"/>
          <w:sz w:val="24"/>
          <w:szCs w:val="24"/>
        </w:rPr>
        <w:t xml:space="preserve"> Land</w:t>
      </w:r>
      <w:r w:rsidRPr="57CA6D0B" w:rsidR="006A0391">
        <w:rPr>
          <w:rFonts w:ascii="Times New Roman" w:hAnsi="Times New Roman" w:eastAsia="Times New Roman" w:cs="Times New Roman"/>
          <w:sz w:val="24"/>
          <w:szCs w:val="24"/>
        </w:rPr>
        <w:t xml:space="preserve"> ownership was deeply unequal</w:t>
      </w:r>
      <w:r w:rsidRPr="57CA6D0B" w:rsidR="00AF2566">
        <w:rPr>
          <w:rFonts w:ascii="Times New Roman" w:hAnsi="Times New Roman" w:eastAsia="Times New Roman" w:cs="Times New Roman"/>
          <w:sz w:val="24"/>
          <w:szCs w:val="24"/>
        </w:rPr>
        <w:t>, with just</w:t>
      </w:r>
      <w:r w:rsidRPr="57CA6D0B" w:rsidR="00750D65">
        <w:rPr>
          <w:rFonts w:ascii="Times New Roman" w:hAnsi="Times New Roman" w:eastAsia="Times New Roman" w:cs="Times New Roman"/>
          <w:sz w:val="24"/>
          <w:szCs w:val="24"/>
        </w:rPr>
        <w:t xml:space="preserve"> </w:t>
      </w:r>
      <w:r w:rsidRPr="57CA6D0B" w:rsidR="00750D65">
        <w:rPr>
          <w:rFonts w:ascii="Times New Roman" w:hAnsi="Times New Roman" w:eastAsia="Times New Roman" w:cs="Times New Roman"/>
          <w:sz w:val="24"/>
          <w:szCs w:val="24"/>
        </w:rPr>
        <w:t>4.5</w:t>
      </w:r>
      <w:r w:rsidRPr="57CA6D0B" w:rsidR="00AF2566">
        <w:rPr>
          <w:rFonts w:ascii="Times New Roman" w:hAnsi="Times New Roman" w:eastAsia="Times New Roman" w:cs="Times New Roman"/>
          <w:sz w:val="24"/>
          <w:szCs w:val="24"/>
        </w:rPr>
        <w:t>%</w:t>
      </w:r>
      <w:r w:rsidRPr="57CA6D0B" w:rsidR="00750D65">
        <w:rPr>
          <w:rFonts w:ascii="Times New Roman" w:hAnsi="Times New Roman" w:eastAsia="Times New Roman" w:cs="Times New Roman"/>
          <w:sz w:val="24"/>
          <w:szCs w:val="24"/>
        </w:rPr>
        <w:t xml:space="preserve"> of the population controll</w:t>
      </w:r>
      <w:r w:rsidRPr="57CA6D0B" w:rsidR="00AF2566">
        <w:rPr>
          <w:rFonts w:ascii="Times New Roman" w:hAnsi="Times New Roman" w:eastAsia="Times New Roman" w:cs="Times New Roman"/>
          <w:sz w:val="24"/>
          <w:szCs w:val="24"/>
        </w:rPr>
        <w:t>ing</w:t>
      </w:r>
      <w:r w:rsidRPr="57CA6D0B" w:rsidR="00750D65">
        <w:rPr>
          <w:rFonts w:ascii="Times New Roman" w:hAnsi="Times New Roman" w:eastAsia="Times New Roman" w:cs="Times New Roman"/>
          <w:sz w:val="24"/>
          <w:szCs w:val="24"/>
        </w:rPr>
        <w:t xml:space="preserve"> over 70</w:t>
      </w:r>
      <w:r w:rsidRPr="57CA6D0B" w:rsidR="00AF2566">
        <w:rPr>
          <w:rFonts w:ascii="Times New Roman" w:hAnsi="Times New Roman" w:eastAsia="Times New Roman" w:cs="Times New Roman"/>
          <w:sz w:val="24"/>
          <w:szCs w:val="24"/>
        </w:rPr>
        <w:t>%</w:t>
      </w:r>
      <w:r w:rsidRPr="57CA6D0B" w:rsidR="00750D65">
        <w:rPr>
          <w:rFonts w:ascii="Times New Roman" w:hAnsi="Times New Roman" w:eastAsia="Times New Roman" w:cs="Times New Roman"/>
          <w:sz w:val="24"/>
          <w:szCs w:val="24"/>
        </w:rPr>
        <w:t xml:space="preserve"> of </w:t>
      </w:r>
      <w:r w:rsidRPr="57CA6D0B" w:rsidR="00AF2566">
        <w:rPr>
          <w:rFonts w:ascii="Times New Roman" w:hAnsi="Times New Roman" w:eastAsia="Times New Roman" w:cs="Times New Roman"/>
          <w:sz w:val="24"/>
          <w:szCs w:val="24"/>
        </w:rPr>
        <w:t>arable</w:t>
      </w:r>
      <w:r w:rsidRPr="57CA6D0B" w:rsidR="00750D65">
        <w:rPr>
          <w:rFonts w:ascii="Times New Roman" w:hAnsi="Times New Roman" w:eastAsia="Times New Roman" w:cs="Times New Roman"/>
          <w:sz w:val="24"/>
          <w:szCs w:val="24"/>
        </w:rPr>
        <w:t xml:space="preserve"> land. </w:t>
      </w:r>
      <w:r w:rsidRPr="57CA6D0B" w:rsidR="003E7F19">
        <w:rPr>
          <w:rFonts w:ascii="Times New Roman" w:hAnsi="Times New Roman" w:eastAsia="Times New Roman" w:cs="Times New Roman"/>
          <w:sz w:val="24"/>
          <w:szCs w:val="24"/>
        </w:rPr>
        <w:t xml:space="preserve">Food accounted for </w:t>
      </w:r>
      <w:r w:rsidRPr="57CA6D0B" w:rsidR="00750D65">
        <w:rPr>
          <w:rFonts w:ascii="Times New Roman" w:hAnsi="Times New Roman" w:eastAsia="Times New Roman" w:cs="Times New Roman"/>
          <w:sz w:val="24"/>
          <w:szCs w:val="24"/>
        </w:rPr>
        <w:t>35</w:t>
      </w:r>
      <w:r w:rsidRPr="57CA6D0B" w:rsidR="003E7F19">
        <w:rPr>
          <w:rFonts w:ascii="Times New Roman" w:hAnsi="Times New Roman" w:eastAsia="Times New Roman" w:cs="Times New Roman"/>
          <w:sz w:val="24"/>
          <w:szCs w:val="24"/>
        </w:rPr>
        <w:t>-</w:t>
      </w:r>
      <w:r w:rsidRPr="57CA6D0B" w:rsidR="00750D65">
        <w:rPr>
          <w:rFonts w:ascii="Times New Roman" w:hAnsi="Times New Roman" w:eastAsia="Times New Roman" w:cs="Times New Roman"/>
          <w:sz w:val="24"/>
          <w:szCs w:val="24"/>
        </w:rPr>
        <w:t>40</w:t>
      </w:r>
      <w:r w:rsidRPr="57CA6D0B" w:rsidR="003E7F19">
        <w:rPr>
          <w:rFonts w:ascii="Times New Roman" w:hAnsi="Times New Roman" w:eastAsia="Times New Roman" w:cs="Times New Roman"/>
          <w:sz w:val="24"/>
          <w:szCs w:val="24"/>
        </w:rPr>
        <w:t>%</w:t>
      </w:r>
      <w:r w:rsidRPr="57CA6D0B" w:rsidR="00750D65">
        <w:rPr>
          <w:rFonts w:ascii="Times New Roman" w:hAnsi="Times New Roman" w:eastAsia="Times New Roman" w:cs="Times New Roman"/>
          <w:sz w:val="24"/>
          <w:szCs w:val="24"/>
        </w:rPr>
        <w:t xml:space="preserve"> of the country’s imports</w:t>
      </w:r>
      <w:r w:rsidRPr="57CA6D0B" w:rsidR="003E7F19">
        <w:rPr>
          <w:rFonts w:ascii="Times New Roman" w:hAnsi="Times New Roman" w:eastAsia="Times New Roman" w:cs="Times New Roman"/>
          <w:sz w:val="24"/>
          <w:szCs w:val="24"/>
        </w:rPr>
        <w:t>, highl</w:t>
      </w:r>
      <w:r w:rsidRPr="57CA6D0B" w:rsidR="00853B5F">
        <w:rPr>
          <w:rFonts w:ascii="Times New Roman" w:hAnsi="Times New Roman" w:eastAsia="Times New Roman" w:cs="Times New Roman"/>
          <w:sz w:val="24"/>
          <w:szCs w:val="24"/>
        </w:rPr>
        <w:t>ighting the inefficiency of the system</w:t>
      </w:r>
      <w:r w:rsidRPr="57CA6D0B" w:rsidR="00750D65">
        <w:rPr>
          <w:rFonts w:ascii="Times New Roman" w:hAnsi="Times New Roman" w:eastAsia="Times New Roman" w:cs="Times New Roman"/>
          <w:sz w:val="24"/>
          <w:szCs w:val="24"/>
        </w:rPr>
        <w:t>.</w:t>
      </w:r>
      <w:r w:rsidRPr="57CA6D0B" w:rsidR="00750D65">
        <w:rPr>
          <w:rStyle w:val="FootnoteReference"/>
          <w:rFonts w:ascii="Times New Roman" w:hAnsi="Times New Roman" w:eastAsia="Times New Roman" w:cs="Times New Roman"/>
          <w:sz w:val="24"/>
          <w:szCs w:val="24"/>
        </w:rPr>
        <w:footnoteReference w:id="27"/>
      </w:r>
      <w:r w:rsidRPr="57CA6D0B" w:rsidR="00750D65">
        <w:rPr>
          <w:rFonts w:ascii="Times New Roman" w:hAnsi="Times New Roman" w:eastAsia="Times New Roman" w:cs="Times New Roman"/>
          <w:sz w:val="24"/>
          <w:szCs w:val="24"/>
        </w:rPr>
        <w:t xml:space="preserve"> </w:t>
      </w:r>
      <w:r w:rsidRPr="57CA6D0B" w:rsidR="00853B5F">
        <w:rPr>
          <w:rFonts w:ascii="Times New Roman" w:hAnsi="Times New Roman" w:eastAsia="Times New Roman" w:cs="Times New Roman"/>
          <w:sz w:val="24"/>
          <w:szCs w:val="24"/>
        </w:rPr>
        <w:t>After the revolution,</w:t>
      </w:r>
      <w:r w:rsidRPr="57CA6D0B" w:rsidR="00750D65">
        <w:rPr>
          <w:rFonts w:ascii="Times New Roman" w:hAnsi="Times New Roman" w:eastAsia="Times New Roman" w:cs="Times New Roman"/>
          <w:sz w:val="24"/>
          <w:szCs w:val="24"/>
        </w:rPr>
        <w:t xml:space="preserve"> the MNR</w:t>
      </w:r>
      <w:r w:rsidRPr="57CA6D0B" w:rsidR="008A3ACC">
        <w:rPr>
          <w:rFonts w:ascii="Times New Roman" w:hAnsi="Times New Roman" w:eastAsia="Times New Roman" w:cs="Times New Roman"/>
          <w:sz w:val="24"/>
          <w:szCs w:val="24"/>
        </w:rPr>
        <w:t xml:space="preserve"> </w:t>
      </w:r>
      <w:r w:rsidRPr="57CA6D0B" w:rsidR="00750D65">
        <w:rPr>
          <w:rFonts w:ascii="Times New Roman" w:hAnsi="Times New Roman" w:eastAsia="Times New Roman" w:cs="Times New Roman"/>
          <w:sz w:val="24"/>
          <w:szCs w:val="24"/>
        </w:rPr>
        <w:t>create</w:t>
      </w:r>
      <w:r w:rsidRPr="57CA6D0B" w:rsidR="008A3ACC">
        <w:rPr>
          <w:rFonts w:ascii="Times New Roman" w:hAnsi="Times New Roman" w:eastAsia="Times New Roman" w:cs="Times New Roman"/>
          <w:sz w:val="24"/>
          <w:szCs w:val="24"/>
        </w:rPr>
        <w:t>d</w:t>
      </w:r>
      <w:r w:rsidRPr="57CA6D0B" w:rsidR="00750D65">
        <w:rPr>
          <w:rFonts w:ascii="Times New Roman" w:hAnsi="Times New Roman" w:eastAsia="Times New Roman" w:cs="Times New Roman"/>
          <w:sz w:val="24"/>
          <w:szCs w:val="24"/>
        </w:rPr>
        <w:t xml:space="preserve"> the Ministry of Peasant and Indian Affairs, which </w:t>
      </w:r>
      <w:r w:rsidRPr="57CA6D0B" w:rsidR="00B0796A">
        <w:rPr>
          <w:rFonts w:ascii="Times New Roman" w:hAnsi="Times New Roman" w:eastAsia="Times New Roman" w:cs="Times New Roman"/>
          <w:sz w:val="24"/>
          <w:szCs w:val="24"/>
        </w:rPr>
        <w:t xml:space="preserve">played a pivotal role in </w:t>
      </w:r>
      <w:r w:rsidRPr="57CA6D0B" w:rsidR="00B0796A">
        <w:rPr>
          <w:rFonts w:ascii="Times New Roman" w:hAnsi="Times New Roman" w:eastAsia="Times New Roman" w:cs="Times New Roman"/>
          <w:sz w:val="24"/>
          <w:szCs w:val="24"/>
        </w:rPr>
        <w:t>facilitating</w:t>
      </w:r>
      <w:r w:rsidRPr="57CA6D0B" w:rsidR="00B0796A">
        <w:rPr>
          <w:rFonts w:ascii="Times New Roman" w:hAnsi="Times New Roman" w:eastAsia="Times New Roman" w:cs="Times New Roman"/>
          <w:sz w:val="24"/>
          <w:szCs w:val="24"/>
        </w:rPr>
        <w:t xml:space="preserve"> the</w:t>
      </w:r>
      <w:r w:rsidRPr="57CA6D0B" w:rsidR="00750D65">
        <w:rPr>
          <w:rFonts w:ascii="Times New Roman" w:hAnsi="Times New Roman" w:eastAsia="Times New Roman" w:cs="Times New Roman"/>
          <w:sz w:val="24"/>
          <w:szCs w:val="24"/>
        </w:rPr>
        <w:t xml:space="preserve"> revolts</w:t>
      </w:r>
      <w:r w:rsidRPr="57CA6D0B" w:rsidR="00FF646B">
        <w:rPr>
          <w:rFonts w:ascii="Times New Roman" w:hAnsi="Times New Roman" w:eastAsia="Times New Roman" w:cs="Times New Roman"/>
          <w:sz w:val="24"/>
          <w:szCs w:val="24"/>
        </w:rPr>
        <w:t xml:space="preserve"> </w:t>
      </w:r>
      <w:r w:rsidRPr="57CA6D0B" w:rsidR="00750D65">
        <w:rPr>
          <w:rFonts w:ascii="Times New Roman" w:hAnsi="Times New Roman" w:eastAsia="Times New Roman" w:cs="Times New Roman"/>
          <w:sz w:val="24"/>
          <w:szCs w:val="24"/>
        </w:rPr>
        <w:t>in the northern Altiplano.</w:t>
      </w:r>
      <w:r w:rsidRPr="57CA6D0B" w:rsidR="00750D65">
        <w:rPr>
          <w:rStyle w:val="FootnoteReference"/>
          <w:rFonts w:ascii="Times New Roman" w:hAnsi="Times New Roman" w:eastAsia="Times New Roman" w:cs="Times New Roman"/>
          <w:sz w:val="24"/>
          <w:szCs w:val="24"/>
        </w:rPr>
        <w:footnoteReference w:id="28"/>
      </w:r>
      <w:r w:rsidRPr="57CA6D0B" w:rsidR="00750D65">
        <w:rPr>
          <w:rFonts w:ascii="Times New Roman" w:hAnsi="Times New Roman" w:eastAsia="Times New Roman" w:cs="Times New Roman"/>
          <w:sz w:val="24"/>
          <w:szCs w:val="24"/>
        </w:rPr>
        <w:t xml:space="preserve"> </w:t>
      </w:r>
      <w:r w:rsidRPr="57CA6D0B" w:rsidR="00747D65">
        <w:rPr>
          <w:rFonts w:ascii="Times New Roman" w:hAnsi="Times New Roman" w:eastAsia="Times New Roman" w:cs="Times New Roman"/>
          <w:sz w:val="24"/>
          <w:szCs w:val="24"/>
        </w:rPr>
        <w:t>These revolts</w:t>
      </w:r>
      <w:r w:rsidRPr="57CA6D0B" w:rsidR="00750D65">
        <w:rPr>
          <w:rFonts w:ascii="Times New Roman" w:hAnsi="Times New Roman" w:eastAsia="Times New Roman" w:cs="Times New Roman"/>
          <w:sz w:val="24"/>
          <w:szCs w:val="24"/>
        </w:rPr>
        <w:t xml:space="preserve"> </w:t>
      </w:r>
      <w:r w:rsidRPr="57CA6D0B" w:rsidR="00750D65">
        <w:rPr>
          <w:rFonts w:ascii="Times New Roman" w:hAnsi="Times New Roman" w:eastAsia="Times New Roman" w:cs="Times New Roman"/>
          <w:sz w:val="24"/>
          <w:szCs w:val="24"/>
        </w:rPr>
        <w:t>forced the</w:t>
      </w:r>
      <w:r w:rsidRPr="57CA6D0B" w:rsidR="00C6458D">
        <w:rPr>
          <w:rFonts w:ascii="Times New Roman" w:hAnsi="Times New Roman" w:eastAsia="Times New Roman" w:cs="Times New Roman"/>
          <w:sz w:val="24"/>
          <w:szCs w:val="24"/>
        </w:rPr>
        <w:t xml:space="preserve"> government</w:t>
      </w:r>
      <w:r w:rsidRPr="57CA6D0B" w:rsidR="00750D65">
        <w:rPr>
          <w:rFonts w:ascii="Times New Roman" w:hAnsi="Times New Roman" w:eastAsia="Times New Roman" w:cs="Times New Roman"/>
          <w:sz w:val="24"/>
          <w:szCs w:val="24"/>
        </w:rPr>
        <w:t xml:space="preserve"> to </w:t>
      </w:r>
      <w:r w:rsidRPr="57CA6D0B" w:rsidR="00903727">
        <w:rPr>
          <w:rFonts w:ascii="Times New Roman" w:hAnsi="Times New Roman" w:eastAsia="Times New Roman" w:cs="Times New Roman"/>
          <w:sz w:val="24"/>
          <w:szCs w:val="24"/>
        </w:rPr>
        <w:t>expedite</w:t>
      </w:r>
      <w:r w:rsidRPr="57CA6D0B" w:rsidR="00903727">
        <w:rPr>
          <w:rFonts w:ascii="Times New Roman" w:hAnsi="Times New Roman" w:eastAsia="Times New Roman" w:cs="Times New Roman"/>
          <w:sz w:val="24"/>
          <w:szCs w:val="24"/>
        </w:rPr>
        <w:t xml:space="preserve"> land redistribution</w:t>
      </w:r>
      <w:r w:rsidRPr="57CA6D0B" w:rsidR="00750D65">
        <w:rPr>
          <w:rFonts w:ascii="Times New Roman" w:hAnsi="Times New Roman" w:eastAsia="Times New Roman" w:cs="Times New Roman"/>
          <w:sz w:val="24"/>
          <w:szCs w:val="24"/>
        </w:rPr>
        <w:t>.</w:t>
      </w:r>
      <w:r w:rsidRPr="57CA6D0B" w:rsidR="00750D65">
        <w:rPr>
          <w:rStyle w:val="FootnoteReference"/>
          <w:rFonts w:ascii="Times New Roman" w:hAnsi="Times New Roman" w:eastAsia="Times New Roman" w:cs="Times New Roman"/>
          <w:sz w:val="24"/>
          <w:szCs w:val="24"/>
        </w:rPr>
        <w:footnoteReference w:id="29"/>
      </w:r>
      <w:r w:rsidRPr="57CA6D0B" w:rsidR="00224C0D">
        <w:rPr>
          <w:rFonts w:ascii="Times New Roman" w:hAnsi="Times New Roman" w:eastAsia="Times New Roman" w:cs="Times New Roman"/>
          <w:sz w:val="24"/>
          <w:szCs w:val="24"/>
        </w:rPr>
        <w:t xml:space="preserve"> </w:t>
      </w:r>
      <w:r w:rsidRPr="57CA6D0B" w:rsidR="00224C0D">
        <w:rPr>
          <w:rFonts w:ascii="Times New Roman" w:hAnsi="Times New Roman" w:eastAsia="Times New Roman" w:cs="Times New Roman"/>
          <w:sz w:val="24"/>
          <w:szCs w:val="24"/>
        </w:rPr>
        <w:t>B</w:t>
      </w:r>
      <w:r w:rsidRPr="57CA6D0B" w:rsidR="00224C0D">
        <w:rPr>
          <w:rFonts w:ascii="Times New Roman" w:hAnsi="Times New Roman" w:eastAsia="Times New Roman" w:cs="Times New Roman"/>
          <w:sz w:val="24"/>
          <w:szCs w:val="24"/>
        </w:rPr>
        <w:t xml:space="preserve">y 1962, </w:t>
      </w:r>
      <w:r w:rsidRPr="57CA6D0B" w:rsidR="00224C0D">
        <w:rPr>
          <w:rFonts w:ascii="Times New Roman" w:hAnsi="Times New Roman" w:eastAsia="Times New Roman" w:cs="Times New Roman"/>
          <w:sz w:val="24"/>
          <w:szCs w:val="24"/>
        </w:rPr>
        <w:t xml:space="preserve">over </w:t>
      </w:r>
      <w:r w:rsidRPr="57CA6D0B" w:rsidR="00BD5D51">
        <w:rPr>
          <w:rFonts w:ascii="Times New Roman" w:hAnsi="Times New Roman" w:eastAsia="Times New Roman" w:cs="Times New Roman"/>
          <w:sz w:val="24"/>
          <w:szCs w:val="24"/>
        </w:rPr>
        <w:t>10</w:t>
      </w:r>
      <w:r w:rsidRPr="57CA6D0B" w:rsidR="00224C0D">
        <w:rPr>
          <w:rFonts w:ascii="Times New Roman" w:hAnsi="Times New Roman" w:eastAsia="Times New Roman" w:cs="Times New Roman"/>
          <w:sz w:val="24"/>
          <w:szCs w:val="24"/>
        </w:rPr>
        <w:t xml:space="preserve"> million acres</w:t>
      </w:r>
      <w:r w:rsidRPr="57CA6D0B" w:rsidR="00224C0D">
        <w:rPr>
          <w:rFonts w:ascii="Times New Roman" w:hAnsi="Times New Roman" w:eastAsia="Times New Roman" w:cs="Times New Roman"/>
          <w:sz w:val="24"/>
          <w:szCs w:val="24"/>
        </w:rPr>
        <w:t xml:space="preserve"> of land </w:t>
      </w:r>
      <w:r w:rsidRPr="57CA6D0B" w:rsidR="00BD5D51">
        <w:rPr>
          <w:rFonts w:ascii="Times New Roman" w:hAnsi="Times New Roman" w:eastAsia="Times New Roman" w:cs="Times New Roman"/>
          <w:sz w:val="24"/>
          <w:szCs w:val="24"/>
        </w:rPr>
        <w:t>had been re</w:t>
      </w:r>
      <w:r w:rsidRPr="57CA6D0B" w:rsidR="00224C0D">
        <w:rPr>
          <w:rFonts w:ascii="Times New Roman" w:hAnsi="Times New Roman" w:eastAsia="Times New Roman" w:cs="Times New Roman"/>
          <w:sz w:val="24"/>
          <w:szCs w:val="24"/>
        </w:rPr>
        <w:t xml:space="preserve">distributed from 5,515 large estates to 126,000 </w:t>
      </w:r>
      <w:r w:rsidRPr="57CA6D0B" w:rsidR="00224C0D">
        <w:rPr>
          <w:rFonts w:ascii="Times New Roman" w:hAnsi="Times New Roman" w:eastAsia="Times New Roman" w:cs="Times New Roman"/>
          <w:sz w:val="24"/>
          <w:szCs w:val="24"/>
        </w:rPr>
        <w:t>families.</w:t>
      </w:r>
      <w:r w:rsidRPr="57CA6D0B" w:rsidR="00224C0D">
        <w:rPr>
          <w:rStyle w:val="FootnoteReference"/>
          <w:rFonts w:ascii="Times New Roman" w:hAnsi="Times New Roman" w:eastAsia="Times New Roman" w:cs="Times New Roman"/>
          <w:sz w:val="24"/>
          <w:szCs w:val="24"/>
        </w:rPr>
        <w:footnoteReference w:id="30"/>
      </w:r>
    </w:p>
    <w:p w:rsidR="002A2E87" w:rsidDel="00F23168" w:rsidP="57CA6D0B" w:rsidRDefault="00750D65" w14:paraId="1E4C1007" w14:textId="1EA33B59">
      <w:pPr>
        <w:spacing w:line="480" w:lineRule="auto"/>
        <w:ind w:firstLine="720"/>
        <w:rPr>
          <w:rStyle w:val="FootnoteReference"/>
          <w:rFonts w:ascii="Times New Roman" w:hAnsi="Times New Roman" w:eastAsia="Times New Roman" w:cs="Times New Roman"/>
          <w:sz w:val="24"/>
          <w:szCs w:val="24"/>
        </w:rPr>
      </w:pPr>
      <w:r w:rsidRPr="57CA6D0B" w:rsidR="00750D65">
        <w:rPr>
          <w:rFonts w:ascii="Times New Roman" w:hAnsi="Times New Roman" w:eastAsia="Times New Roman" w:cs="Times New Roman"/>
          <w:sz w:val="24"/>
          <w:szCs w:val="24"/>
        </w:rPr>
        <w:t xml:space="preserve"> </w:t>
      </w:r>
      <w:r w:rsidRPr="57CA6D0B" w:rsidR="00A22DC5">
        <w:rPr>
          <w:rFonts w:ascii="Times New Roman" w:hAnsi="Times New Roman" w:eastAsia="Times New Roman" w:cs="Times New Roman"/>
          <w:sz w:val="24"/>
          <w:szCs w:val="24"/>
        </w:rPr>
        <w:t>This reform mar</w:t>
      </w:r>
      <w:r w:rsidRPr="57CA6D0B" w:rsidR="00A22DC5">
        <w:rPr>
          <w:rFonts w:ascii="Times New Roman" w:hAnsi="Times New Roman" w:eastAsia="Times New Roman" w:cs="Times New Roman"/>
          <w:sz w:val="24"/>
          <w:szCs w:val="24"/>
        </w:rPr>
        <w:t xml:space="preserve">ked </w:t>
      </w:r>
      <w:r w:rsidRPr="57CA6D0B" w:rsidR="00750D65">
        <w:rPr>
          <w:rFonts w:ascii="Times New Roman" w:hAnsi="Times New Roman" w:eastAsia="Times New Roman" w:cs="Times New Roman"/>
          <w:sz w:val="24"/>
          <w:szCs w:val="24"/>
        </w:rPr>
        <w:t xml:space="preserve">a decisive </w:t>
      </w:r>
      <w:r w:rsidRPr="57CA6D0B" w:rsidR="00A22DC5">
        <w:rPr>
          <w:rFonts w:ascii="Times New Roman" w:hAnsi="Times New Roman" w:eastAsia="Times New Roman" w:cs="Times New Roman"/>
          <w:sz w:val="24"/>
          <w:szCs w:val="24"/>
        </w:rPr>
        <w:t>turning point</w:t>
      </w:r>
      <w:r w:rsidRPr="57CA6D0B" w:rsidR="00822D85">
        <w:rPr>
          <w:rFonts w:ascii="Times New Roman" w:hAnsi="Times New Roman" w:eastAsia="Times New Roman" w:cs="Times New Roman"/>
          <w:sz w:val="24"/>
          <w:szCs w:val="24"/>
        </w:rPr>
        <w:t>,</w:t>
      </w:r>
      <w:r w:rsidRPr="57CA6D0B" w:rsidR="00750D65">
        <w:rPr>
          <w:rFonts w:ascii="Times New Roman" w:hAnsi="Times New Roman" w:eastAsia="Times New Roman" w:cs="Times New Roman"/>
          <w:sz w:val="24"/>
          <w:szCs w:val="24"/>
        </w:rPr>
        <w:t xml:space="preserve"> as land was </w:t>
      </w:r>
      <w:r w:rsidRPr="57CA6D0B" w:rsidR="00822D85">
        <w:rPr>
          <w:rFonts w:ascii="Times New Roman" w:hAnsi="Times New Roman" w:eastAsia="Times New Roman" w:cs="Times New Roman"/>
          <w:sz w:val="24"/>
          <w:szCs w:val="24"/>
        </w:rPr>
        <w:t>central to the lives of Bolivia’s rural pop</w:t>
      </w:r>
      <w:r w:rsidRPr="57CA6D0B" w:rsidR="00822D85">
        <w:rPr>
          <w:rFonts w:ascii="Times New Roman" w:hAnsi="Times New Roman" w:eastAsia="Times New Roman" w:cs="Times New Roman"/>
          <w:sz w:val="24"/>
          <w:szCs w:val="24"/>
        </w:rPr>
        <w:t>ulation</w:t>
      </w:r>
      <w:r w:rsidRPr="57CA6D0B" w:rsidR="00822D85">
        <w:rPr>
          <w:rFonts w:ascii="Times New Roman" w:hAnsi="Times New Roman" w:eastAsia="Times New Roman" w:cs="Times New Roman"/>
          <w:sz w:val="24"/>
          <w:szCs w:val="24"/>
        </w:rPr>
        <w:t>—</w:t>
      </w:r>
      <w:r w:rsidRPr="57CA6D0B" w:rsidR="00822D85">
        <w:rPr>
          <w:rFonts w:ascii="Times New Roman" w:hAnsi="Times New Roman" w:eastAsia="Times New Roman" w:cs="Times New Roman"/>
          <w:sz w:val="24"/>
          <w:szCs w:val="24"/>
        </w:rPr>
        <w:t>“</w:t>
      </w:r>
      <w:r w:rsidRPr="57CA6D0B" w:rsidR="00750D65">
        <w:rPr>
          <w:rFonts w:ascii="Times New Roman" w:hAnsi="Times New Roman" w:eastAsia="Times New Roman" w:cs="Times New Roman"/>
          <w:sz w:val="24"/>
          <w:szCs w:val="24"/>
        </w:rPr>
        <w:t xml:space="preserve">for a </w:t>
      </w:r>
      <w:r w:rsidRPr="57CA6D0B" w:rsidR="00750D65">
        <w:rPr>
          <w:rFonts w:ascii="Times New Roman" w:hAnsi="Times New Roman" w:eastAsia="Times New Roman" w:cs="Times New Roman"/>
          <w:sz w:val="24"/>
          <w:szCs w:val="24"/>
        </w:rPr>
        <w:t>campesino, land is everything.”</w:t>
      </w:r>
      <w:r w:rsidRPr="57CA6D0B">
        <w:rPr>
          <w:rStyle w:val="FootnoteReference"/>
          <w:rFonts w:ascii="Times New Roman" w:hAnsi="Times New Roman" w:eastAsia="Times New Roman" w:cs="Times New Roman"/>
          <w:sz w:val="24"/>
          <w:szCs w:val="24"/>
        </w:rPr>
        <w:footnoteReference w:id="32"/>
      </w:r>
      <w:r w:rsidRPr="57CA6D0B" w:rsidR="00750D65">
        <w:rPr>
          <w:rFonts w:ascii="Times New Roman" w:hAnsi="Times New Roman" w:eastAsia="Times New Roman" w:cs="Times New Roman"/>
          <w:sz w:val="24"/>
          <w:szCs w:val="24"/>
        </w:rPr>
        <w:t xml:space="preserve"> </w:t>
      </w:r>
      <w:r w:rsidRPr="57CA6D0B" w:rsidR="00750D65">
        <w:rPr>
          <w:rFonts w:ascii="Times New Roman" w:hAnsi="Times New Roman" w:eastAsia="Times New Roman" w:cs="Times New Roman"/>
          <w:sz w:val="24"/>
          <w:szCs w:val="24"/>
        </w:rPr>
        <w:t xml:space="preserve">he MNR’s </w:t>
      </w:r>
      <w:r w:rsidRPr="57CA6D0B" w:rsidR="00822D85">
        <w:rPr>
          <w:rFonts w:ascii="Times New Roman" w:hAnsi="Times New Roman" w:eastAsia="Times New Roman" w:cs="Times New Roman"/>
          <w:sz w:val="24"/>
          <w:szCs w:val="24"/>
        </w:rPr>
        <w:t>a</w:t>
      </w:r>
      <w:r w:rsidRPr="57CA6D0B" w:rsidR="00750D65">
        <w:rPr>
          <w:rFonts w:ascii="Times New Roman" w:hAnsi="Times New Roman" w:eastAsia="Times New Roman" w:cs="Times New Roman"/>
          <w:sz w:val="24"/>
          <w:szCs w:val="24"/>
        </w:rPr>
        <w:t>grarian</w:t>
      </w:r>
      <w:r w:rsidRPr="57CA6D0B" w:rsidR="00B103F8">
        <w:rPr>
          <w:rFonts w:ascii="Times New Roman" w:hAnsi="Times New Roman" w:eastAsia="Times New Roman" w:cs="Times New Roman"/>
          <w:sz w:val="24"/>
          <w:szCs w:val="24"/>
        </w:rPr>
        <w:t xml:space="preserve"> policies</w:t>
      </w:r>
      <w:r w:rsidRPr="57CA6D0B" w:rsidR="00750D65">
        <w:rPr>
          <w:rFonts w:ascii="Times New Roman" w:hAnsi="Times New Roman" w:eastAsia="Times New Roman" w:cs="Times New Roman"/>
          <w:sz w:val="24"/>
          <w:szCs w:val="24"/>
        </w:rPr>
        <w:t xml:space="preserve"> </w:t>
      </w:r>
      <w:r w:rsidRPr="57CA6D0B" w:rsidR="00B103F8">
        <w:rPr>
          <w:rFonts w:ascii="Times New Roman" w:hAnsi="Times New Roman" w:eastAsia="Times New Roman" w:cs="Times New Roman"/>
          <w:sz w:val="24"/>
          <w:szCs w:val="24"/>
        </w:rPr>
        <w:t>helped integrate</w:t>
      </w:r>
      <w:r w:rsidRPr="57CA6D0B" w:rsidR="002A2E87">
        <w:rPr>
          <w:rFonts w:ascii="Times New Roman" w:hAnsi="Times New Roman" w:eastAsia="Times New Roman" w:cs="Times New Roman"/>
          <w:sz w:val="24"/>
          <w:szCs w:val="24"/>
        </w:rPr>
        <w:t xml:space="preserve"> indigenous </w:t>
      </w:r>
      <w:r w:rsidRPr="57CA6D0B" w:rsidR="00B103F8">
        <w:rPr>
          <w:rFonts w:ascii="Times New Roman" w:hAnsi="Times New Roman" w:eastAsia="Times New Roman" w:cs="Times New Roman"/>
          <w:sz w:val="24"/>
          <w:szCs w:val="24"/>
        </w:rPr>
        <w:t>populations</w:t>
      </w:r>
      <w:r w:rsidRPr="57CA6D0B" w:rsidR="002A2E87">
        <w:rPr>
          <w:rFonts w:ascii="Times New Roman" w:hAnsi="Times New Roman" w:eastAsia="Times New Roman" w:cs="Times New Roman"/>
          <w:sz w:val="24"/>
          <w:szCs w:val="24"/>
        </w:rPr>
        <w:t xml:space="preserve"> </w:t>
      </w:r>
      <w:r w:rsidRPr="57CA6D0B" w:rsidR="00B103F8">
        <w:rPr>
          <w:rFonts w:ascii="Times New Roman" w:hAnsi="Times New Roman" w:eastAsia="Times New Roman" w:cs="Times New Roman"/>
          <w:sz w:val="24"/>
          <w:szCs w:val="24"/>
        </w:rPr>
        <w:t>into Bolivian</w:t>
      </w:r>
      <w:r w:rsidRPr="57CA6D0B" w:rsidR="002A2E87">
        <w:rPr>
          <w:rFonts w:ascii="Times New Roman" w:hAnsi="Times New Roman" w:eastAsia="Times New Roman" w:cs="Times New Roman"/>
          <w:sz w:val="24"/>
          <w:szCs w:val="24"/>
        </w:rPr>
        <w:t xml:space="preserve"> society</w:t>
      </w:r>
      <w:r w:rsidRPr="57CA6D0B" w:rsidR="00017479">
        <w:rPr>
          <w:rFonts w:ascii="Times New Roman" w:hAnsi="Times New Roman" w:eastAsia="Times New Roman" w:cs="Times New Roman"/>
          <w:sz w:val="24"/>
          <w:szCs w:val="24"/>
        </w:rPr>
        <w:t>,</w:t>
      </w:r>
      <w:r w:rsidRPr="57CA6D0B" w:rsidR="00017479">
        <w:rPr>
          <w:rFonts w:ascii="Times New Roman" w:hAnsi="Times New Roman" w:eastAsia="Times New Roman" w:cs="Times New Roman"/>
          <w:sz w:val="24"/>
          <w:szCs w:val="24"/>
        </w:rPr>
        <w:t xml:space="preserve"> creating opportunities for political participation</w:t>
      </w:r>
      <w:r w:rsidRPr="57CA6D0B" w:rsidR="002A2E87">
        <w:rPr>
          <w:rFonts w:ascii="Times New Roman" w:hAnsi="Times New Roman" w:eastAsia="Times New Roman" w:cs="Times New Roman"/>
          <w:sz w:val="24"/>
          <w:szCs w:val="24"/>
        </w:rPr>
        <w:t xml:space="preserve"> </w:t>
      </w:r>
      <w:r w:rsidRPr="57CA6D0B" w:rsidR="00017479">
        <w:rPr>
          <w:rFonts w:ascii="Times New Roman" w:hAnsi="Times New Roman" w:eastAsia="Times New Roman" w:cs="Times New Roman"/>
          <w:sz w:val="24"/>
          <w:szCs w:val="24"/>
        </w:rPr>
        <w:t xml:space="preserve">and laying the groundwork for a more </w:t>
      </w:r>
      <w:r w:rsidRPr="57CA6D0B" w:rsidR="002A2E87">
        <w:rPr>
          <w:rFonts w:ascii="Times New Roman" w:hAnsi="Times New Roman" w:eastAsia="Times New Roman" w:cs="Times New Roman"/>
          <w:sz w:val="24"/>
          <w:szCs w:val="24"/>
        </w:rPr>
        <w:t>equ</w:t>
      </w:r>
      <w:r w:rsidRPr="57CA6D0B" w:rsidR="00017479">
        <w:rPr>
          <w:rFonts w:ascii="Times New Roman" w:hAnsi="Times New Roman" w:eastAsia="Times New Roman" w:cs="Times New Roman"/>
          <w:sz w:val="24"/>
          <w:szCs w:val="24"/>
        </w:rPr>
        <w:t>itable</w:t>
      </w:r>
      <w:r w:rsidRPr="57CA6D0B" w:rsidR="00017479">
        <w:rPr>
          <w:rFonts w:ascii="Times New Roman" w:hAnsi="Times New Roman" w:eastAsia="Times New Roman" w:cs="Times New Roman"/>
          <w:sz w:val="24"/>
          <w:szCs w:val="24"/>
        </w:rPr>
        <w:t xml:space="preserve"> future</w:t>
      </w:r>
      <w:r w:rsidRPr="57CA6D0B" w:rsidR="002A2E87">
        <w:rPr>
          <w:rFonts w:ascii="Times New Roman" w:hAnsi="Times New Roman" w:eastAsia="Times New Roman" w:cs="Times New Roman"/>
          <w:sz w:val="24"/>
          <w:szCs w:val="24"/>
        </w:rPr>
        <w:t>.</w:t>
      </w:r>
      <w:r w:rsidRPr="57CA6D0B" w:rsidR="002A2E87">
        <w:rPr>
          <w:rStyle w:val="FootnoteReference"/>
          <w:rFonts w:ascii="Times New Roman" w:hAnsi="Times New Roman" w:eastAsia="Times New Roman" w:cs="Times New Roman"/>
          <w:sz w:val="24"/>
          <w:szCs w:val="24"/>
        </w:rPr>
        <w:footnoteReference w:id="34"/>
      </w:r>
      <w:r w:rsidRPr="57CA6D0B" w:rsidR="002A2E87">
        <w:rPr>
          <w:rFonts w:ascii="Times New Roman" w:hAnsi="Times New Roman" w:eastAsia="Times New Roman" w:cs="Times New Roman"/>
          <w:sz w:val="24"/>
          <w:szCs w:val="24"/>
        </w:rPr>
        <w:t xml:space="preserve"> </w:t>
      </w:r>
      <w:r w:rsidRPr="57CA6D0B" w:rsidR="004325BD">
        <w:rPr>
          <w:rFonts w:ascii="Times New Roman" w:hAnsi="Times New Roman" w:eastAsia="Times New Roman" w:cs="Times New Roman"/>
          <w:sz w:val="24"/>
          <w:szCs w:val="24"/>
        </w:rPr>
        <w:t>T</w:t>
      </w:r>
      <w:r w:rsidRPr="57CA6D0B" w:rsidR="002A2E87">
        <w:rPr>
          <w:rFonts w:ascii="Times New Roman" w:hAnsi="Times New Roman" w:eastAsia="Times New Roman" w:cs="Times New Roman"/>
          <w:sz w:val="24"/>
          <w:szCs w:val="24"/>
        </w:rPr>
        <w:t xml:space="preserve">he </w:t>
      </w:r>
      <w:r w:rsidRPr="57CA6D0B" w:rsidR="002A2E87">
        <w:rPr>
          <w:rFonts w:ascii="Times New Roman" w:hAnsi="Times New Roman" w:eastAsia="Times New Roman" w:cs="Times New Roman"/>
          <w:sz w:val="24"/>
          <w:szCs w:val="24"/>
        </w:rPr>
        <w:t>creat</w:t>
      </w:r>
      <w:r w:rsidRPr="57CA6D0B" w:rsidR="004325BD">
        <w:rPr>
          <w:rFonts w:ascii="Times New Roman" w:hAnsi="Times New Roman" w:eastAsia="Times New Roman" w:cs="Times New Roman"/>
          <w:sz w:val="24"/>
          <w:szCs w:val="24"/>
        </w:rPr>
        <w:t>ion of</w:t>
      </w:r>
      <w:r w:rsidRPr="57CA6D0B" w:rsidR="004325BD">
        <w:rPr>
          <w:rFonts w:ascii="Times New Roman" w:hAnsi="Times New Roman" w:eastAsia="Times New Roman" w:cs="Times New Roman"/>
          <w:sz w:val="24"/>
          <w:szCs w:val="24"/>
        </w:rPr>
        <w:t xml:space="preserve"> </w:t>
      </w:r>
      <w:r w:rsidRPr="57CA6D0B" w:rsidR="002A2E87">
        <w:rPr>
          <w:rFonts w:ascii="Times New Roman" w:hAnsi="Times New Roman" w:eastAsia="Times New Roman" w:cs="Times New Roman"/>
          <w:sz w:val="24"/>
          <w:szCs w:val="24"/>
        </w:rPr>
        <w:t>organizations</w:t>
      </w:r>
      <w:r w:rsidRPr="57CA6D0B" w:rsidR="002A2E87">
        <w:rPr>
          <w:rFonts w:ascii="Times New Roman" w:hAnsi="Times New Roman" w:eastAsia="Times New Roman" w:cs="Times New Roman"/>
          <w:sz w:val="24"/>
          <w:szCs w:val="24"/>
        </w:rPr>
        <w:t xml:space="preserve"> like the Bolivian Workers Confederation (COB)</w:t>
      </w:r>
      <w:r w:rsidRPr="57CA6D0B" w:rsidR="002464C0">
        <w:rPr>
          <w:rFonts w:ascii="Times New Roman" w:hAnsi="Times New Roman" w:eastAsia="Times New Roman" w:cs="Times New Roman"/>
          <w:sz w:val="24"/>
          <w:szCs w:val="24"/>
        </w:rPr>
        <w:t xml:space="preserve"> further strengthened the movement by advocating for</w:t>
      </w:r>
      <w:r w:rsidRPr="57CA6D0B" w:rsidR="002A2E87">
        <w:rPr>
          <w:rFonts w:ascii="Times New Roman" w:hAnsi="Times New Roman" w:eastAsia="Times New Roman" w:cs="Times New Roman"/>
          <w:sz w:val="24"/>
          <w:szCs w:val="24"/>
        </w:rPr>
        <w:t xml:space="preserve"> </w:t>
      </w:r>
      <w:r w:rsidRPr="57CA6D0B" w:rsidR="002A2E87">
        <w:rPr>
          <w:rFonts w:ascii="Times New Roman" w:hAnsi="Times New Roman" w:eastAsia="Times New Roman" w:cs="Times New Roman"/>
          <w:sz w:val="24"/>
          <w:szCs w:val="24"/>
        </w:rPr>
        <w:t>worker</w:t>
      </w:r>
      <w:r w:rsidRPr="57CA6D0B" w:rsidR="002464C0">
        <w:rPr>
          <w:rFonts w:ascii="Times New Roman" w:hAnsi="Times New Roman" w:eastAsia="Times New Roman" w:cs="Times New Roman"/>
          <w:sz w:val="24"/>
          <w:szCs w:val="24"/>
        </w:rPr>
        <w:t xml:space="preserve"> rights</w:t>
      </w:r>
      <w:r w:rsidRPr="57CA6D0B" w:rsidR="00432E99">
        <w:rPr>
          <w:rFonts w:ascii="Times New Roman" w:hAnsi="Times New Roman" w:eastAsia="Times New Roman" w:cs="Times New Roman"/>
          <w:sz w:val="24"/>
          <w:szCs w:val="24"/>
        </w:rPr>
        <w:t>,</w:t>
      </w:r>
      <w:r w:rsidRPr="57CA6D0B" w:rsidR="002A2E87">
        <w:rPr>
          <w:rFonts w:ascii="Times New Roman" w:hAnsi="Times New Roman" w:eastAsia="Times New Roman" w:cs="Times New Roman"/>
          <w:sz w:val="24"/>
          <w:szCs w:val="24"/>
        </w:rPr>
        <w:t xml:space="preserve"> </w:t>
      </w:r>
      <w:r w:rsidRPr="57CA6D0B" w:rsidR="00432E99">
        <w:rPr>
          <w:rFonts w:ascii="Times New Roman" w:hAnsi="Times New Roman" w:eastAsia="Times New Roman" w:cs="Times New Roman"/>
          <w:sz w:val="24"/>
          <w:szCs w:val="24"/>
        </w:rPr>
        <w:t xml:space="preserve">improved </w:t>
      </w:r>
      <w:r w:rsidRPr="57CA6D0B" w:rsidR="002A2E87">
        <w:rPr>
          <w:rFonts w:ascii="Times New Roman" w:hAnsi="Times New Roman" w:eastAsia="Times New Roman" w:cs="Times New Roman"/>
          <w:sz w:val="24"/>
          <w:szCs w:val="24"/>
        </w:rPr>
        <w:t xml:space="preserve">conditions, and </w:t>
      </w:r>
      <w:r w:rsidRPr="57CA6D0B" w:rsidR="00432E99">
        <w:rPr>
          <w:rFonts w:ascii="Times New Roman" w:hAnsi="Times New Roman" w:eastAsia="Times New Roman" w:cs="Times New Roman"/>
          <w:sz w:val="24"/>
          <w:szCs w:val="24"/>
        </w:rPr>
        <w:t xml:space="preserve">support for </w:t>
      </w:r>
      <w:r w:rsidRPr="57CA6D0B" w:rsidR="00432E99">
        <w:rPr>
          <w:rFonts w:ascii="Times New Roman" w:hAnsi="Times New Roman" w:eastAsia="Times New Roman" w:cs="Times New Roman"/>
          <w:sz w:val="24"/>
          <w:szCs w:val="24"/>
        </w:rPr>
        <w:t>agrarian</w:t>
      </w:r>
      <w:r w:rsidRPr="57CA6D0B" w:rsidR="002A2E87">
        <w:rPr>
          <w:rFonts w:ascii="Times New Roman" w:hAnsi="Times New Roman" w:eastAsia="Times New Roman" w:cs="Times New Roman"/>
          <w:sz w:val="24"/>
          <w:szCs w:val="24"/>
        </w:rPr>
        <w:t xml:space="preserve"> reform</w:t>
      </w:r>
      <w:r w:rsidRPr="57CA6D0B" w:rsidR="00432E99">
        <w:rPr>
          <w:rFonts w:ascii="Times New Roman" w:hAnsi="Times New Roman" w:eastAsia="Times New Roman" w:cs="Times New Roman"/>
          <w:sz w:val="24"/>
          <w:szCs w:val="24"/>
        </w:rPr>
        <w:t>s</w:t>
      </w:r>
      <w:r w:rsidRPr="57CA6D0B" w:rsidR="002A2E87">
        <w:rPr>
          <w:rFonts w:ascii="Times New Roman" w:hAnsi="Times New Roman" w:eastAsia="Times New Roman" w:cs="Times New Roman"/>
          <w:sz w:val="24"/>
          <w:szCs w:val="24"/>
        </w:rPr>
        <w:t>.</w:t>
      </w:r>
      <w:r w:rsidRPr="57CA6D0B" w:rsidR="002A2E87">
        <w:rPr>
          <w:rStyle w:val="FootnoteReference"/>
          <w:rFonts w:ascii="Times New Roman" w:hAnsi="Times New Roman" w:eastAsia="Times New Roman" w:cs="Times New Roman"/>
          <w:sz w:val="24"/>
          <w:szCs w:val="24"/>
        </w:rPr>
        <w:footnoteReference w:id="35"/>
      </w:r>
    </w:p>
    <w:p w:rsidR="1BB8215C" w:rsidDel="008B74B7" w:rsidP="57CA6D0B" w:rsidRDefault="2A7AD0B0" w14:paraId="53BFE9BD" w14:textId="2A69AF37">
      <w:pPr>
        <w:spacing w:line="480" w:lineRule="auto"/>
        <w:ind w:firstLine="720"/>
        <w:rPr>
          <w:rFonts w:ascii="Times New Roman" w:hAnsi="Times New Roman" w:eastAsia="Times New Roman" w:cs="Times New Roman"/>
          <w:sz w:val="24"/>
          <w:szCs w:val="24"/>
        </w:rPr>
      </w:pPr>
      <w:r w:rsidRPr="57CA6D0B" w:rsidR="2A7AD0B0">
        <w:rPr>
          <w:rFonts w:ascii="Times New Roman" w:hAnsi="Times New Roman" w:eastAsia="Times New Roman" w:cs="Times New Roman"/>
          <w:sz w:val="24"/>
          <w:szCs w:val="24"/>
        </w:rPr>
        <w:t xml:space="preserve">The MNR’s </w:t>
      </w:r>
      <w:r w:rsidRPr="57CA6D0B" w:rsidR="2A7AD0B0">
        <w:rPr>
          <w:rFonts w:ascii="Times New Roman" w:hAnsi="Times New Roman" w:eastAsia="Times New Roman" w:cs="Times New Roman"/>
          <w:sz w:val="24"/>
          <w:szCs w:val="24"/>
        </w:rPr>
        <w:t>revolution</w:t>
      </w:r>
      <w:r w:rsidRPr="57CA6D0B" w:rsidR="00FC5CFD">
        <w:rPr>
          <w:rFonts w:ascii="Times New Roman" w:hAnsi="Times New Roman" w:eastAsia="Times New Roman" w:cs="Times New Roman"/>
          <w:sz w:val="24"/>
          <w:szCs w:val="24"/>
        </w:rPr>
        <w:t xml:space="preserve"> was a multifaceted transformation that tackled the entrenched inequalities</w:t>
      </w:r>
      <w:r w:rsidRPr="57CA6D0B" w:rsidR="00E1308B">
        <w:rPr>
          <w:rFonts w:ascii="Times New Roman" w:hAnsi="Times New Roman" w:eastAsia="Times New Roman" w:cs="Times New Roman"/>
          <w:sz w:val="24"/>
          <w:szCs w:val="24"/>
        </w:rPr>
        <w:t xml:space="preserve"> faced by Bolivia’s peasantry and working class</w:t>
      </w:r>
      <w:r w:rsidRPr="57CA6D0B" w:rsidR="2A7AD0B0">
        <w:rPr>
          <w:rFonts w:ascii="Times New Roman" w:hAnsi="Times New Roman" w:eastAsia="Times New Roman" w:cs="Times New Roman"/>
          <w:sz w:val="24"/>
          <w:szCs w:val="24"/>
        </w:rPr>
        <w:t>.</w:t>
      </w:r>
      <w:r w:rsidRPr="57CA6D0B" w:rsidR="00FD1E29">
        <w:rPr>
          <w:rFonts w:ascii="Times New Roman" w:hAnsi="Times New Roman" w:eastAsia="Times New Roman" w:cs="Times New Roman"/>
          <w:sz w:val="24"/>
          <w:szCs w:val="24"/>
        </w:rPr>
        <w:t xml:space="preserve"> By expanding suffrage, nationalizing the mines, and redistributing </w:t>
      </w:r>
      <w:r w:rsidRPr="57CA6D0B" w:rsidR="5CE8A39F">
        <w:rPr>
          <w:rFonts w:ascii="Times New Roman" w:hAnsi="Times New Roman" w:eastAsia="Times New Roman" w:cs="Times New Roman"/>
          <w:sz w:val="24"/>
          <w:szCs w:val="24"/>
        </w:rPr>
        <w:t xml:space="preserve">land, the</w:t>
      </w:r>
      <w:r w:rsidRPr="57CA6D0B" w:rsidR="2A7AD0B0">
        <w:rPr>
          <w:rFonts w:ascii="Times New Roman" w:hAnsi="Times New Roman" w:eastAsia="Times New Roman" w:cs="Times New Roman"/>
          <w:sz w:val="24"/>
          <w:szCs w:val="24"/>
        </w:rPr>
        <w:t xml:space="preserve"> MNR</w:t>
      </w:r>
      <w:r w:rsidRPr="57CA6D0B" w:rsidR="2A7AD0B0">
        <w:rPr>
          <w:rFonts w:ascii="Times New Roman" w:hAnsi="Times New Roman" w:eastAsia="Times New Roman" w:cs="Times New Roman"/>
          <w:sz w:val="24"/>
          <w:szCs w:val="24"/>
        </w:rPr>
        <w:t xml:space="preserve"> not</w:t>
      </w:r>
      <w:r w:rsidRPr="57CA6D0B" w:rsidR="00FD1E29">
        <w:rPr>
          <w:rFonts w:ascii="Times New Roman" w:hAnsi="Times New Roman" w:eastAsia="Times New Roman" w:cs="Times New Roman"/>
          <w:sz w:val="24"/>
          <w:szCs w:val="24"/>
        </w:rPr>
        <w:t xml:space="preserve"> only</w:t>
      </w:r>
      <w:r w:rsidRPr="57CA6D0B" w:rsidR="0004395D">
        <w:rPr>
          <w:rFonts w:ascii="Times New Roman" w:hAnsi="Times New Roman" w:eastAsia="Times New Roman" w:cs="Times New Roman"/>
          <w:sz w:val="24"/>
          <w:szCs w:val="24"/>
        </w:rPr>
        <w:t xml:space="preserve"> dismantled the colonial-era structures </w:t>
      </w:r>
      <w:r w:rsidRPr="57CA6D0B" w:rsidR="0004395D">
        <w:rPr>
          <w:rFonts w:ascii="Times New Roman" w:hAnsi="Times New Roman" w:eastAsia="Times New Roman" w:cs="Times New Roman"/>
          <w:sz w:val="24"/>
          <w:szCs w:val="24"/>
        </w:rPr>
        <w:t xml:space="preserve">that had oppressed </w:t>
      </w:r>
      <w:r w:rsidRPr="57CA6D0B" w:rsidR="0004395D">
        <w:rPr>
          <w:rFonts w:ascii="Times New Roman" w:hAnsi="Times New Roman" w:eastAsia="Times New Roman" w:cs="Times New Roman"/>
          <w:sz w:val="24"/>
          <w:szCs w:val="24"/>
        </w:rPr>
        <w:t>the majority of</w:t>
      </w:r>
      <w:r w:rsidRPr="57CA6D0B" w:rsidR="0004395D">
        <w:rPr>
          <w:rFonts w:ascii="Times New Roman" w:hAnsi="Times New Roman" w:eastAsia="Times New Roman" w:cs="Times New Roman"/>
          <w:sz w:val="24"/>
          <w:szCs w:val="24"/>
        </w:rPr>
        <w:t xml:space="preserve"> Bolivians but also forged a path toward</w:t>
      </w:r>
      <w:r w:rsidRPr="57CA6D0B" w:rsidR="00D65109">
        <w:rPr>
          <w:rFonts w:ascii="Times New Roman" w:hAnsi="Times New Roman" w:eastAsia="Times New Roman" w:cs="Times New Roman"/>
          <w:sz w:val="24"/>
          <w:szCs w:val="24"/>
        </w:rPr>
        <w:t xml:space="preserve"> modernization and integration</w:t>
      </w:r>
      <w:r w:rsidRPr="57CA6D0B" w:rsidR="00D65109">
        <w:rPr>
          <w:rFonts w:ascii="Times New Roman" w:hAnsi="Times New Roman" w:eastAsia="Times New Roman" w:cs="Times New Roman"/>
          <w:sz w:val="24"/>
          <w:szCs w:val="24"/>
        </w:rPr>
        <w:t xml:space="preserve">. These policies gained the support of the peasantry and working class, ensuring the MNR’s revolutionary </w:t>
      </w:r>
      <w:r w:rsidRPr="57CA6D0B" w:rsidR="00D65109">
        <w:rPr>
          <w:rFonts w:ascii="Times New Roman" w:hAnsi="Times New Roman" w:eastAsia="Times New Roman" w:cs="Times New Roman"/>
          <w:sz w:val="24"/>
          <w:szCs w:val="24"/>
        </w:rPr>
        <w:t>success.</w:t>
      </w:r>
      <w:del w:author="Madison Sousa" w:date="2024-12-13T10:06:00Z" w:id="678">
        <w:r w:rsidRPr="5C367E8B" w:rsidDel="00D65109" w:rsidR="1BB8215C">
          <w:rPr>
            <w:rStyle w:val="FootnoteReference"/>
            <w:rFonts w:eastAsiaTheme="minorEastAsia"/>
            <w:sz w:val="24"/>
            <w:szCs w:val="24"/>
          </w:rPr>
          <w:footnoteReference w:id="47"/>
        </w:r>
      </w:del>
      <w:r w:rsidRPr="57CA6D0B" w:rsidR="2A7AD0B0">
        <w:rPr>
          <w:rFonts w:ascii="Times New Roman" w:hAnsi="Times New Roman" w:eastAsia="Times New Roman" w:cs="Times New Roman"/>
          <w:sz w:val="24"/>
          <w:szCs w:val="24"/>
        </w:rPr>
        <w:t xml:space="preserve"> </w:t>
      </w:r>
    </w:p>
    <w:p w:rsidR="4141490F" w:rsidP="57CA6D0B" w:rsidRDefault="6B11F9A6" w14:paraId="3DB6B809" w14:textId="17B3807C">
      <w:pPr>
        <w:spacing w:line="480" w:lineRule="auto"/>
        <w:jc w:val="center"/>
        <w:rPr>
          <w:rFonts w:ascii="Times New Roman" w:hAnsi="Times New Roman" w:eastAsia="Times New Roman" w:cs="Times New Roman"/>
          <w:sz w:val="24"/>
          <w:szCs w:val="24"/>
        </w:rPr>
      </w:pPr>
      <w:r w:rsidRPr="57CA6D0B" w:rsidR="6B11F9A6">
        <w:rPr>
          <w:rFonts w:ascii="Times New Roman" w:hAnsi="Times New Roman" w:eastAsia="Times New Roman" w:cs="Times New Roman"/>
          <w:sz w:val="24"/>
          <w:szCs w:val="24"/>
        </w:rPr>
        <w:t xml:space="preserve">Che and the Peasantry </w:t>
      </w:r>
      <w:r w:rsidRPr="57CA6D0B" w:rsidR="6FC81E6B">
        <w:rPr>
          <w:rFonts w:ascii="Times New Roman" w:hAnsi="Times New Roman" w:eastAsia="Times New Roman" w:cs="Times New Roman"/>
          <w:sz w:val="24"/>
          <w:szCs w:val="24"/>
        </w:rPr>
        <w:t>in 1953</w:t>
      </w:r>
    </w:p>
    <w:p w:rsidR="0013514F" w:rsidP="57CA6D0B" w:rsidRDefault="6B11F9A6" w14:paraId="5DFBFEB2" w14:textId="7ABD3BEB">
      <w:pPr>
        <w:spacing w:line="480" w:lineRule="auto"/>
        <w:ind w:firstLine="720"/>
        <w:rPr>
          <w:rFonts w:ascii="Times New Roman" w:hAnsi="Times New Roman" w:eastAsia="Times New Roman" w:cs="Times New Roman"/>
          <w:sz w:val="24"/>
          <w:szCs w:val="24"/>
        </w:rPr>
      </w:pPr>
      <w:r w:rsidRPr="57CA6D0B" w:rsidR="6B11F9A6">
        <w:rPr>
          <w:rFonts w:ascii="Times New Roman" w:hAnsi="Times New Roman" w:eastAsia="Times New Roman" w:cs="Times New Roman"/>
          <w:sz w:val="24"/>
          <w:szCs w:val="24"/>
        </w:rPr>
        <w:t xml:space="preserve">What was the most significant part of Che’s early travel through Latin America? Che’s interactions with </w:t>
      </w:r>
      <w:r w:rsidRPr="57CA6D0B" w:rsidR="6B11F9A6">
        <w:rPr>
          <w:rFonts w:ascii="Times New Roman" w:hAnsi="Times New Roman" w:eastAsia="Times New Roman" w:cs="Times New Roman"/>
          <w:sz w:val="24"/>
          <w:szCs w:val="24"/>
        </w:rPr>
        <w:t>different groups</w:t>
      </w:r>
      <w:r w:rsidRPr="57CA6D0B" w:rsidR="6B11F9A6">
        <w:rPr>
          <w:rFonts w:ascii="Times New Roman" w:hAnsi="Times New Roman" w:eastAsia="Times New Roman" w:cs="Times New Roman"/>
          <w:sz w:val="24"/>
          <w:szCs w:val="24"/>
        </w:rPr>
        <w:t xml:space="preserve"> of people</w:t>
      </w:r>
      <w:r w:rsidRPr="57CA6D0B" w:rsidR="003A7E75">
        <w:rPr>
          <w:rFonts w:ascii="Times New Roman" w:hAnsi="Times New Roman" w:eastAsia="Times New Roman" w:cs="Times New Roman"/>
          <w:sz w:val="24"/>
          <w:szCs w:val="24"/>
        </w:rPr>
        <w:t xml:space="preserve"> played a crucial role</w:t>
      </w:r>
      <w:r w:rsidRPr="57CA6D0B" w:rsidR="6B11F9A6">
        <w:rPr>
          <w:rFonts w:ascii="Times New Roman" w:hAnsi="Times New Roman" w:eastAsia="Times New Roman" w:cs="Times New Roman"/>
          <w:sz w:val="24"/>
          <w:szCs w:val="24"/>
        </w:rPr>
        <w:t xml:space="preserve">. </w:t>
      </w:r>
      <w:r w:rsidRPr="57CA6D0B" w:rsidR="003A7E75">
        <w:rPr>
          <w:rFonts w:ascii="Times New Roman" w:hAnsi="Times New Roman" w:eastAsia="Times New Roman" w:cs="Times New Roman"/>
          <w:sz w:val="24"/>
          <w:szCs w:val="24"/>
        </w:rPr>
        <w:t>His t</w:t>
      </w:r>
      <w:r w:rsidRPr="57CA6D0B" w:rsidR="6B11F9A6">
        <w:rPr>
          <w:rFonts w:ascii="Times New Roman" w:hAnsi="Times New Roman" w:eastAsia="Times New Roman" w:cs="Times New Roman"/>
          <w:sz w:val="24"/>
          <w:szCs w:val="24"/>
        </w:rPr>
        <w:t xml:space="preserve">ravels throughout the region </w:t>
      </w:r>
      <w:r w:rsidRPr="57CA6D0B" w:rsidR="6B11F9A6">
        <w:rPr>
          <w:rFonts w:ascii="Times New Roman" w:hAnsi="Times New Roman" w:eastAsia="Times New Roman" w:cs="Times New Roman"/>
          <w:sz w:val="24"/>
          <w:szCs w:val="24"/>
        </w:rPr>
        <w:t>cement</w:t>
      </w:r>
      <w:r w:rsidRPr="57CA6D0B" w:rsidR="003A7E75">
        <w:rPr>
          <w:rFonts w:ascii="Times New Roman" w:hAnsi="Times New Roman" w:eastAsia="Times New Roman" w:cs="Times New Roman"/>
          <w:sz w:val="24"/>
          <w:szCs w:val="24"/>
        </w:rPr>
        <w:t>ed</w:t>
      </w:r>
      <w:r w:rsidRPr="57CA6D0B" w:rsidR="6B11F9A6">
        <w:rPr>
          <w:rFonts w:ascii="Times New Roman" w:hAnsi="Times New Roman" w:eastAsia="Times New Roman" w:cs="Times New Roman"/>
          <w:sz w:val="24"/>
          <w:szCs w:val="24"/>
        </w:rPr>
        <w:t xml:space="preserve"> a path to </w:t>
      </w:r>
      <w:r w:rsidRPr="57CA6D0B" w:rsidR="6B11F9A6">
        <w:rPr>
          <w:rFonts w:ascii="Times New Roman" w:hAnsi="Times New Roman" w:eastAsia="Times New Roman" w:cs="Times New Roman"/>
          <w:sz w:val="24"/>
          <w:szCs w:val="24"/>
        </w:rPr>
        <w:t>bec</w:t>
      </w:r>
      <w:r w:rsidRPr="57CA6D0B" w:rsidR="003A7E75">
        <w:rPr>
          <w:rFonts w:ascii="Times New Roman" w:hAnsi="Times New Roman" w:eastAsia="Times New Roman" w:cs="Times New Roman"/>
          <w:sz w:val="24"/>
          <w:szCs w:val="24"/>
        </w:rPr>
        <w:t>o</w:t>
      </w:r>
      <w:r w:rsidRPr="57CA6D0B" w:rsidR="6B11F9A6">
        <w:rPr>
          <w:rFonts w:ascii="Times New Roman" w:hAnsi="Times New Roman" w:eastAsia="Times New Roman" w:cs="Times New Roman"/>
          <w:sz w:val="24"/>
          <w:szCs w:val="24"/>
        </w:rPr>
        <w:t>m</w:t>
      </w:r>
      <w:r w:rsidRPr="57CA6D0B" w:rsidR="003A7E75">
        <w:rPr>
          <w:rFonts w:ascii="Times New Roman" w:hAnsi="Times New Roman" w:eastAsia="Times New Roman" w:cs="Times New Roman"/>
          <w:sz w:val="24"/>
          <w:szCs w:val="24"/>
        </w:rPr>
        <w:t>ing</w:t>
      </w:r>
      <w:r w:rsidRPr="57CA6D0B" w:rsidR="6B11F9A6">
        <w:rPr>
          <w:rFonts w:ascii="Times New Roman" w:hAnsi="Times New Roman" w:eastAsia="Times New Roman" w:cs="Times New Roman"/>
          <w:sz w:val="24"/>
          <w:szCs w:val="24"/>
        </w:rPr>
        <w:t xml:space="preserve"> one of the most notable figures in </w:t>
      </w:r>
      <w:r w:rsidRPr="57CA6D0B" w:rsidR="6B11F9A6">
        <w:rPr>
          <w:rFonts w:ascii="Times New Roman" w:hAnsi="Times New Roman" w:eastAsia="Times New Roman" w:cs="Times New Roman"/>
          <w:sz w:val="24"/>
          <w:szCs w:val="24"/>
        </w:rPr>
        <w:t xml:space="preserve">all of</w:t>
      </w:r>
      <w:r w:rsidRPr="57CA6D0B" w:rsidR="6B11F9A6">
        <w:rPr>
          <w:rFonts w:ascii="Times New Roman" w:hAnsi="Times New Roman" w:eastAsia="Times New Roman" w:cs="Times New Roman"/>
          <w:sz w:val="24"/>
          <w:szCs w:val="24"/>
        </w:rPr>
        <w:t xml:space="preserve"> Latin America. The </w:t>
      </w:r>
      <w:r w:rsidRPr="57CA6D0B" w:rsidR="007258C6">
        <w:rPr>
          <w:rFonts w:ascii="Times New Roman" w:hAnsi="Times New Roman" w:eastAsia="Times New Roman" w:cs="Times New Roman"/>
          <w:sz w:val="24"/>
          <w:szCs w:val="24"/>
        </w:rPr>
        <w:t xml:space="preserve">focus here is on </w:t>
      </w:r>
      <w:r w:rsidRPr="57CA6D0B" w:rsidR="6B11F9A6">
        <w:rPr>
          <w:rFonts w:ascii="Times New Roman" w:hAnsi="Times New Roman" w:eastAsia="Times New Roman" w:cs="Times New Roman"/>
          <w:sz w:val="24"/>
          <w:szCs w:val="24"/>
        </w:rPr>
        <w:t>his travel</w:t>
      </w:r>
      <w:r w:rsidRPr="57CA6D0B" w:rsidR="005661FA">
        <w:rPr>
          <w:rFonts w:ascii="Times New Roman" w:hAnsi="Times New Roman" w:eastAsia="Times New Roman" w:cs="Times New Roman"/>
          <w:sz w:val="24"/>
          <w:szCs w:val="24"/>
        </w:rPr>
        <w:t>s</w:t>
      </w:r>
      <w:r w:rsidRPr="57CA6D0B" w:rsidR="6B11F9A6">
        <w:rPr>
          <w:rFonts w:ascii="Times New Roman" w:hAnsi="Times New Roman" w:eastAsia="Times New Roman" w:cs="Times New Roman"/>
          <w:sz w:val="24"/>
          <w:szCs w:val="24"/>
        </w:rPr>
        <w:t xml:space="preserve"> to Bolivia in 1953. </w:t>
      </w:r>
      <w:r w:rsidRPr="57CA6D0B" w:rsidR="006F43E1">
        <w:rPr>
          <w:rFonts w:ascii="Times New Roman" w:hAnsi="Times New Roman" w:eastAsia="Times New Roman" w:cs="Times New Roman"/>
          <w:sz w:val="24"/>
          <w:szCs w:val="24"/>
        </w:rPr>
        <w:t xml:space="preserve">During this time, </w:t>
      </w:r>
      <w:r w:rsidRPr="57CA6D0B" w:rsidR="6B11F9A6">
        <w:rPr>
          <w:rFonts w:ascii="Times New Roman" w:hAnsi="Times New Roman" w:eastAsia="Times New Roman" w:cs="Times New Roman"/>
          <w:sz w:val="24"/>
          <w:szCs w:val="24"/>
        </w:rPr>
        <w:t xml:space="preserve">Che </w:t>
      </w:r>
      <w:r w:rsidRPr="57CA6D0B" w:rsidR="006F43E1">
        <w:rPr>
          <w:rFonts w:ascii="Times New Roman" w:hAnsi="Times New Roman" w:eastAsia="Times New Roman" w:cs="Times New Roman"/>
          <w:sz w:val="24"/>
          <w:szCs w:val="24"/>
        </w:rPr>
        <w:t>encountered</w:t>
      </w:r>
      <w:r w:rsidRPr="57CA6D0B" w:rsidR="006F43E1">
        <w:rPr>
          <w:rFonts w:ascii="Times New Roman" w:hAnsi="Times New Roman" w:eastAsia="Times New Roman" w:cs="Times New Roman"/>
          <w:sz w:val="24"/>
          <w:szCs w:val="24"/>
        </w:rPr>
        <w:t xml:space="preserve"> </w:t>
      </w:r>
      <w:r w:rsidRPr="57CA6D0B" w:rsidR="006F43E1">
        <w:rPr>
          <w:rFonts w:ascii="Times New Roman" w:hAnsi="Times New Roman" w:eastAsia="Times New Roman" w:cs="Times New Roman"/>
          <w:sz w:val="24"/>
          <w:szCs w:val="24"/>
        </w:rPr>
        <w:t xml:space="preserve">the </w:t>
      </w:r>
      <w:r w:rsidRPr="57CA6D0B" w:rsidR="6B11F9A6">
        <w:rPr>
          <w:rFonts w:ascii="Times New Roman" w:hAnsi="Times New Roman" w:eastAsia="Times New Roman" w:cs="Times New Roman"/>
          <w:sz w:val="24"/>
          <w:szCs w:val="24"/>
        </w:rPr>
        <w:t xml:space="preserve">MNR and </w:t>
      </w:r>
      <w:r w:rsidRPr="57CA6D0B" w:rsidR="006F43E1">
        <w:rPr>
          <w:rFonts w:ascii="Times New Roman" w:hAnsi="Times New Roman" w:eastAsia="Times New Roman" w:cs="Times New Roman"/>
          <w:sz w:val="24"/>
          <w:szCs w:val="24"/>
        </w:rPr>
        <w:t>learned</w:t>
      </w:r>
      <w:r w:rsidRPr="57CA6D0B" w:rsidR="0078755D">
        <w:rPr>
          <w:rFonts w:ascii="Times New Roman" w:hAnsi="Times New Roman" w:eastAsia="Times New Roman" w:cs="Times New Roman"/>
          <w:sz w:val="24"/>
          <w:szCs w:val="24"/>
        </w:rPr>
        <w:t xml:space="preserve"> about their</w:t>
      </w:r>
      <w:r w:rsidRPr="57CA6D0B" w:rsidR="6B11F9A6">
        <w:rPr>
          <w:rFonts w:ascii="Times New Roman" w:hAnsi="Times New Roman" w:eastAsia="Times New Roman" w:cs="Times New Roman"/>
          <w:sz w:val="24"/>
          <w:szCs w:val="24"/>
        </w:rPr>
        <w:t xml:space="preserve"> Agrarian Reform and </w:t>
      </w:r>
      <w:r w:rsidRPr="57CA6D0B" w:rsidR="6B11F9A6">
        <w:rPr>
          <w:rFonts w:ascii="Times New Roman" w:hAnsi="Times New Roman" w:eastAsia="Times New Roman" w:cs="Times New Roman"/>
          <w:sz w:val="24"/>
          <w:szCs w:val="24"/>
        </w:rPr>
        <w:t xml:space="preserve">system of mines. </w:t>
      </w:r>
      <w:r w:rsidRPr="57CA6D0B" w:rsidR="00B81551">
        <w:rPr>
          <w:rFonts w:ascii="Times New Roman" w:hAnsi="Times New Roman" w:eastAsia="Times New Roman" w:cs="Times New Roman"/>
          <w:sz w:val="24"/>
          <w:szCs w:val="24"/>
        </w:rPr>
        <w:t>However</w:t>
      </w:r>
      <w:r w:rsidRPr="57CA6D0B" w:rsidR="6B11F9A6">
        <w:rPr>
          <w:rFonts w:ascii="Times New Roman" w:hAnsi="Times New Roman" w:eastAsia="Times New Roman" w:cs="Times New Roman"/>
          <w:sz w:val="24"/>
          <w:szCs w:val="24"/>
        </w:rPr>
        <w:t>, Che</w:t>
      </w:r>
      <w:r w:rsidRPr="57CA6D0B" w:rsidR="00B81551">
        <w:rPr>
          <w:rFonts w:ascii="Times New Roman" w:hAnsi="Times New Roman" w:eastAsia="Times New Roman" w:cs="Times New Roman"/>
          <w:sz w:val="24"/>
          <w:szCs w:val="24"/>
        </w:rPr>
        <w:t xml:space="preserve"> was </w:t>
      </w:r>
      <w:r w:rsidRPr="57CA6D0B" w:rsidR="00B81551">
        <w:rPr>
          <w:rFonts w:ascii="Times New Roman" w:hAnsi="Times New Roman" w:eastAsia="Times New Roman" w:cs="Times New Roman"/>
          <w:sz w:val="24"/>
          <w:szCs w:val="24"/>
        </w:rPr>
        <w:t>unimpressed</w:t>
      </w:r>
      <w:r w:rsidRPr="57CA6D0B" w:rsidR="00F43AEC">
        <w:rPr>
          <w:rFonts w:ascii="Times New Roman" w:hAnsi="Times New Roman" w:eastAsia="Times New Roman" w:cs="Times New Roman"/>
          <w:sz w:val="24"/>
          <w:szCs w:val="24"/>
        </w:rPr>
        <w:t xml:space="preserve"> by </w:t>
      </w:r>
      <w:r w:rsidRPr="57CA6D0B" w:rsidR="6B11F9A6">
        <w:rPr>
          <w:rFonts w:ascii="Times New Roman" w:hAnsi="Times New Roman" w:eastAsia="Times New Roman" w:cs="Times New Roman"/>
          <w:sz w:val="24"/>
          <w:szCs w:val="24"/>
        </w:rPr>
        <w:t>the MNR</w:t>
      </w:r>
      <w:r w:rsidRPr="57CA6D0B" w:rsidR="00F43AEC">
        <w:rPr>
          <w:rFonts w:ascii="Times New Roman" w:hAnsi="Times New Roman" w:eastAsia="Times New Roman" w:cs="Times New Roman"/>
          <w:sz w:val="24"/>
          <w:szCs w:val="24"/>
        </w:rPr>
        <w:t xml:space="preserve"> and became </w:t>
      </w:r>
      <w:r w:rsidRPr="57CA6D0B" w:rsidR="00F43AEC">
        <w:rPr>
          <w:rFonts w:ascii="Times New Roman" w:hAnsi="Times New Roman" w:eastAsia="Times New Roman" w:cs="Times New Roman"/>
          <w:sz w:val="24"/>
          <w:szCs w:val="24"/>
        </w:rPr>
        <w:t>a strong opponent</w:t>
      </w:r>
      <w:r w:rsidRPr="57CA6D0B" w:rsidR="00F43AEC">
        <w:rPr>
          <w:rFonts w:ascii="Times New Roman" w:hAnsi="Times New Roman" w:eastAsia="Times New Roman" w:cs="Times New Roman"/>
          <w:sz w:val="24"/>
          <w:szCs w:val="24"/>
        </w:rPr>
        <w:t xml:space="preserve"> of their</w:t>
      </w:r>
      <w:r w:rsidRPr="57CA6D0B" w:rsidR="00F43AEC">
        <w:rPr>
          <w:rFonts w:ascii="Times New Roman" w:hAnsi="Times New Roman" w:eastAsia="Times New Roman" w:cs="Times New Roman"/>
          <w:sz w:val="24"/>
          <w:szCs w:val="24"/>
        </w:rPr>
        <w:t xml:space="preserve"> </w:t>
      </w:r>
      <w:r w:rsidRPr="57CA6D0B" w:rsidR="00F43AEC">
        <w:rPr>
          <w:rFonts w:ascii="Times New Roman" w:hAnsi="Times New Roman" w:eastAsia="Times New Roman" w:cs="Times New Roman"/>
          <w:sz w:val="24"/>
          <w:szCs w:val="24"/>
        </w:rPr>
        <w:t xml:space="preserve">policies</w:t>
      </w:r>
      <w:r w:rsidRPr="57CA6D0B" w:rsidR="6B11F9A6">
        <w:rPr>
          <w:rFonts w:ascii="Times New Roman" w:hAnsi="Times New Roman" w:eastAsia="Times New Roman" w:cs="Times New Roman"/>
          <w:sz w:val="24"/>
          <w:szCs w:val="24"/>
        </w:rPr>
        <w:t>.</w:t>
      </w:r>
      <w:r w:rsidRPr="57CA6D0B" w:rsidR="4141490F">
        <w:rPr>
          <w:rStyle w:val="FootnoteReference"/>
          <w:rFonts w:ascii="Times New Roman" w:hAnsi="Times New Roman" w:eastAsia="Times New Roman" w:cs="Times New Roman"/>
          <w:sz w:val="24"/>
          <w:szCs w:val="24"/>
        </w:rPr>
        <w:footnoteReference w:id="48"/>
      </w:r>
      <w:r w:rsidRPr="57CA6D0B" w:rsidR="6B11F9A6">
        <w:rPr>
          <w:rFonts w:ascii="Times New Roman" w:hAnsi="Times New Roman" w:eastAsia="Times New Roman" w:cs="Times New Roman"/>
          <w:sz w:val="24"/>
          <w:szCs w:val="24"/>
        </w:rPr>
        <w:t xml:space="preserve"> </w:t>
      </w:r>
      <w:r w:rsidRPr="57CA6D0B" w:rsidR="008C714C">
        <w:rPr>
          <w:rFonts w:ascii="Times New Roman" w:hAnsi="Times New Roman" w:eastAsia="Times New Roman" w:cs="Times New Roman"/>
          <w:sz w:val="24"/>
          <w:szCs w:val="24"/>
        </w:rPr>
        <w:t xml:space="preserve">Instead of engaging with the indigenous population or the peasantry, </w:t>
      </w:r>
      <w:r w:rsidRPr="57CA6D0B" w:rsidR="6B11F9A6">
        <w:rPr>
          <w:rFonts w:ascii="Times New Roman" w:hAnsi="Times New Roman" w:eastAsia="Times New Roman" w:cs="Times New Roman"/>
          <w:sz w:val="24"/>
          <w:szCs w:val="24"/>
        </w:rPr>
        <w:t xml:space="preserve">Che </w:t>
      </w:r>
      <w:r w:rsidRPr="57CA6D0B" w:rsidR="008C714C">
        <w:rPr>
          <w:rFonts w:ascii="Times New Roman" w:hAnsi="Times New Roman" w:eastAsia="Times New Roman" w:cs="Times New Roman"/>
          <w:sz w:val="24"/>
          <w:szCs w:val="24"/>
        </w:rPr>
        <w:t>chose</w:t>
      </w:r>
      <w:r w:rsidRPr="57CA6D0B" w:rsidR="6B11F9A6">
        <w:rPr>
          <w:rFonts w:ascii="Times New Roman" w:hAnsi="Times New Roman" w:eastAsia="Times New Roman" w:cs="Times New Roman"/>
          <w:sz w:val="24"/>
          <w:szCs w:val="24"/>
        </w:rPr>
        <w:t xml:space="preserve"> to</w:t>
      </w:r>
      <w:r w:rsidRPr="57CA6D0B" w:rsidR="008C714C">
        <w:rPr>
          <w:rFonts w:ascii="Times New Roman" w:hAnsi="Times New Roman" w:eastAsia="Times New Roman" w:cs="Times New Roman"/>
          <w:sz w:val="24"/>
          <w:szCs w:val="24"/>
        </w:rPr>
        <w:t xml:space="preserve"> interact primarily </w:t>
      </w:r>
      <w:r w:rsidRPr="57CA6D0B" w:rsidR="001D34EE">
        <w:rPr>
          <w:rFonts w:ascii="Times New Roman" w:hAnsi="Times New Roman" w:eastAsia="Times New Roman" w:cs="Times New Roman"/>
          <w:sz w:val="24"/>
          <w:szCs w:val="24"/>
        </w:rPr>
        <w:t>with</w:t>
      </w:r>
      <w:r w:rsidRPr="57CA6D0B" w:rsidR="6B11F9A6">
        <w:rPr>
          <w:rFonts w:ascii="Times New Roman" w:hAnsi="Times New Roman" w:eastAsia="Times New Roman" w:cs="Times New Roman"/>
          <w:sz w:val="24"/>
          <w:szCs w:val="24"/>
        </w:rPr>
        <w:t xml:space="preserve"> the Argentine community within </w:t>
      </w:r>
      <w:r w:rsidRPr="57CA6D0B" w:rsidR="001D34EE">
        <w:rPr>
          <w:rFonts w:ascii="Times New Roman" w:hAnsi="Times New Roman" w:eastAsia="Times New Roman" w:cs="Times New Roman"/>
          <w:sz w:val="24"/>
          <w:szCs w:val="24"/>
        </w:rPr>
        <w:t>Bolivia</w:t>
      </w:r>
      <w:r w:rsidRPr="57CA6D0B" w:rsidR="6B11F9A6">
        <w:rPr>
          <w:rFonts w:ascii="Times New Roman" w:hAnsi="Times New Roman" w:eastAsia="Times New Roman" w:cs="Times New Roman"/>
          <w:sz w:val="24"/>
          <w:szCs w:val="24"/>
        </w:rPr>
        <w:t xml:space="preserve">. </w:t>
      </w:r>
      <w:r w:rsidRPr="57CA6D0B" w:rsidR="001D34EE">
        <w:rPr>
          <w:rFonts w:ascii="Times New Roman" w:hAnsi="Times New Roman" w:eastAsia="Times New Roman" w:cs="Times New Roman"/>
          <w:sz w:val="24"/>
          <w:szCs w:val="24"/>
        </w:rPr>
        <w:t>This detachment</w:t>
      </w:r>
      <w:r w:rsidRPr="57CA6D0B" w:rsidR="001D34EE">
        <w:rPr>
          <w:rFonts w:ascii="Times New Roman" w:hAnsi="Times New Roman" w:eastAsia="Times New Roman" w:cs="Times New Roman"/>
          <w:sz w:val="24"/>
          <w:szCs w:val="24"/>
        </w:rPr>
        <w:t xml:space="preserve"> prevented him from understanding the dynamics </w:t>
      </w:r>
      <w:r w:rsidRPr="57CA6D0B" w:rsidR="6B11F9A6">
        <w:rPr>
          <w:rFonts w:ascii="Times New Roman" w:hAnsi="Times New Roman" w:eastAsia="Times New Roman" w:cs="Times New Roman"/>
          <w:sz w:val="24"/>
          <w:szCs w:val="24"/>
        </w:rPr>
        <w:t>around him</w:t>
      </w:r>
      <w:r w:rsidRPr="57CA6D0B" w:rsidR="001D34EE">
        <w:rPr>
          <w:rFonts w:ascii="Times New Roman" w:hAnsi="Times New Roman" w:eastAsia="Times New Roman" w:cs="Times New Roman"/>
          <w:sz w:val="24"/>
          <w:szCs w:val="24"/>
        </w:rPr>
        <w:t>, which later contributed to his failure during the</w:t>
      </w:r>
      <w:r w:rsidRPr="57CA6D0B" w:rsidR="6B11F9A6">
        <w:rPr>
          <w:rFonts w:ascii="Times New Roman" w:hAnsi="Times New Roman" w:eastAsia="Times New Roman" w:cs="Times New Roman"/>
          <w:sz w:val="24"/>
          <w:szCs w:val="24"/>
        </w:rPr>
        <w:t xml:space="preserve"> 1966</w:t>
      </w:r>
      <w:r w:rsidRPr="57CA6D0B" w:rsidR="001D34EE">
        <w:rPr>
          <w:rFonts w:ascii="Times New Roman" w:hAnsi="Times New Roman" w:eastAsia="Times New Roman" w:cs="Times New Roman"/>
          <w:sz w:val="24"/>
          <w:szCs w:val="24"/>
        </w:rPr>
        <w:t xml:space="preserve"> </w:t>
      </w:r>
      <w:r w:rsidRPr="57CA6D0B" w:rsidR="0013514F">
        <w:rPr>
          <w:rFonts w:ascii="Times New Roman" w:hAnsi="Times New Roman" w:eastAsia="Times New Roman" w:cs="Times New Roman"/>
          <w:sz w:val="24"/>
          <w:szCs w:val="24"/>
        </w:rPr>
        <w:t>insurgency</w:t>
      </w:r>
      <w:r w:rsidRPr="57CA6D0B" w:rsidR="6B11F9A6">
        <w:rPr>
          <w:rFonts w:ascii="Times New Roman" w:hAnsi="Times New Roman" w:eastAsia="Times New Roman" w:cs="Times New Roman"/>
          <w:sz w:val="24"/>
          <w:szCs w:val="24"/>
        </w:rPr>
        <w:t xml:space="preserve">. </w:t>
      </w:r>
    </w:p>
    <w:p w:rsidR="4141490F" w:rsidP="57CA6D0B" w:rsidRDefault="6B11F9A6" w14:paraId="6BAE511A" w14:textId="0A8327FB">
      <w:pPr>
        <w:spacing w:line="480" w:lineRule="auto"/>
        <w:ind w:firstLine="720"/>
        <w:rPr>
          <w:rFonts w:ascii="Times New Roman" w:hAnsi="Times New Roman" w:eastAsia="Times New Roman" w:cs="Times New Roman"/>
          <w:sz w:val="24"/>
          <w:szCs w:val="24"/>
        </w:rPr>
      </w:pPr>
      <w:r w:rsidRPr="57CA6D0B" w:rsidR="6B11F9A6">
        <w:rPr>
          <w:rFonts w:ascii="Times New Roman" w:hAnsi="Times New Roman" w:eastAsia="Times New Roman" w:cs="Times New Roman"/>
          <w:sz w:val="24"/>
          <w:szCs w:val="24"/>
        </w:rPr>
        <w:t xml:space="preserve">Che’s failure to </w:t>
      </w:r>
      <w:r w:rsidRPr="57CA6D0B" w:rsidR="0013514F">
        <w:rPr>
          <w:rFonts w:ascii="Times New Roman" w:hAnsi="Times New Roman" w:eastAsia="Times New Roman" w:cs="Times New Roman"/>
          <w:sz w:val="24"/>
          <w:szCs w:val="24"/>
        </w:rPr>
        <w:t xml:space="preserve">grasp the complexities of </w:t>
      </w:r>
      <w:r w:rsidRPr="57CA6D0B" w:rsidR="6B11F9A6">
        <w:rPr>
          <w:rFonts w:ascii="Times New Roman" w:hAnsi="Times New Roman" w:eastAsia="Times New Roman" w:cs="Times New Roman"/>
          <w:sz w:val="24"/>
          <w:szCs w:val="24"/>
        </w:rPr>
        <w:t xml:space="preserve">Bolivia during his early travels </w:t>
      </w:r>
      <w:r w:rsidRPr="57CA6D0B" w:rsidR="6B11F9A6">
        <w:rPr>
          <w:rFonts w:ascii="Times New Roman" w:hAnsi="Times New Roman" w:eastAsia="Times New Roman" w:cs="Times New Roman"/>
          <w:sz w:val="24"/>
          <w:szCs w:val="24"/>
        </w:rPr>
        <w:t>play</w:t>
      </w:r>
      <w:r w:rsidRPr="57CA6D0B" w:rsidR="00610312">
        <w:rPr>
          <w:rFonts w:ascii="Times New Roman" w:hAnsi="Times New Roman" w:eastAsia="Times New Roman" w:cs="Times New Roman"/>
          <w:sz w:val="24"/>
          <w:szCs w:val="24"/>
        </w:rPr>
        <w:t>ed</w:t>
      </w:r>
      <w:r w:rsidRPr="57CA6D0B" w:rsidR="6B11F9A6">
        <w:rPr>
          <w:rFonts w:ascii="Times New Roman" w:hAnsi="Times New Roman" w:eastAsia="Times New Roman" w:cs="Times New Roman"/>
          <w:sz w:val="24"/>
          <w:szCs w:val="24"/>
        </w:rPr>
        <w:t xml:space="preserve"> a significant role in his </w:t>
      </w:r>
      <w:r w:rsidRPr="57CA6D0B" w:rsidR="002B7DE6">
        <w:rPr>
          <w:rFonts w:ascii="Times New Roman" w:hAnsi="Times New Roman" w:eastAsia="Times New Roman" w:cs="Times New Roman"/>
          <w:sz w:val="24"/>
          <w:szCs w:val="24"/>
        </w:rPr>
        <w:t xml:space="preserve">eventual struggles </w:t>
      </w:r>
      <w:r w:rsidRPr="57CA6D0B" w:rsidR="6B11F9A6">
        <w:rPr>
          <w:rFonts w:ascii="Times New Roman" w:hAnsi="Times New Roman" w:eastAsia="Times New Roman" w:cs="Times New Roman"/>
          <w:sz w:val="24"/>
          <w:szCs w:val="24"/>
        </w:rPr>
        <w:t>in the country</w:t>
      </w:r>
      <w:r w:rsidRPr="57CA6D0B" w:rsidR="002B7DE6">
        <w:rPr>
          <w:rFonts w:ascii="Times New Roman" w:hAnsi="Times New Roman" w:eastAsia="Times New Roman" w:cs="Times New Roman"/>
          <w:sz w:val="24"/>
          <w:szCs w:val="24"/>
        </w:rPr>
        <w:t>.</w:t>
      </w:r>
      <w:r w:rsidRPr="57CA6D0B" w:rsidR="6B11F9A6">
        <w:rPr>
          <w:rFonts w:ascii="Times New Roman" w:hAnsi="Times New Roman" w:eastAsia="Times New Roman" w:cs="Times New Roman"/>
          <w:sz w:val="24"/>
          <w:szCs w:val="24"/>
        </w:rPr>
        <w:t xml:space="preserve"> </w:t>
      </w:r>
      <w:r w:rsidRPr="57CA6D0B" w:rsidR="00610BF5">
        <w:rPr>
          <w:rFonts w:ascii="Times New Roman" w:hAnsi="Times New Roman" w:eastAsia="Times New Roman" w:cs="Times New Roman"/>
          <w:sz w:val="24"/>
          <w:szCs w:val="24"/>
        </w:rPr>
        <w:t>He</w:t>
      </w:r>
      <w:r w:rsidRPr="57CA6D0B" w:rsidR="6B11F9A6">
        <w:rPr>
          <w:rFonts w:ascii="Times New Roman" w:hAnsi="Times New Roman" w:eastAsia="Times New Roman" w:cs="Times New Roman"/>
          <w:sz w:val="24"/>
          <w:szCs w:val="24"/>
        </w:rPr>
        <w:t xml:space="preserve"> generaliz</w:t>
      </w:r>
      <w:r w:rsidRPr="57CA6D0B" w:rsidR="00610BF5">
        <w:rPr>
          <w:rFonts w:ascii="Times New Roman" w:hAnsi="Times New Roman" w:eastAsia="Times New Roman" w:cs="Times New Roman"/>
          <w:sz w:val="24"/>
          <w:szCs w:val="24"/>
        </w:rPr>
        <w:t>ed</w:t>
      </w:r>
      <w:r w:rsidRPr="57CA6D0B" w:rsidR="6B11F9A6">
        <w:rPr>
          <w:rFonts w:ascii="Times New Roman" w:hAnsi="Times New Roman" w:eastAsia="Times New Roman" w:cs="Times New Roman"/>
          <w:sz w:val="24"/>
          <w:szCs w:val="24"/>
        </w:rPr>
        <w:t xml:space="preserve"> about the MNR and the peasantry, </w:t>
      </w:r>
      <w:r w:rsidRPr="57CA6D0B" w:rsidR="6B11F9A6">
        <w:rPr>
          <w:rFonts w:ascii="Times New Roman" w:hAnsi="Times New Roman" w:eastAsia="Times New Roman" w:cs="Times New Roman"/>
          <w:sz w:val="24"/>
          <w:szCs w:val="24"/>
        </w:rPr>
        <w:t>fail</w:t>
      </w:r>
      <w:r w:rsidRPr="57CA6D0B" w:rsidR="00610BF5">
        <w:rPr>
          <w:rFonts w:ascii="Times New Roman" w:hAnsi="Times New Roman" w:eastAsia="Times New Roman" w:cs="Times New Roman"/>
          <w:sz w:val="24"/>
          <w:szCs w:val="24"/>
        </w:rPr>
        <w:t>ed</w:t>
      </w:r>
      <w:r w:rsidRPr="57CA6D0B" w:rsidR="6B11F9A6">
        <w:rPr>
          <w:rFonts w:ascii="Times New Roman" w:hAnsi="Times New Roman" w:eastAsia="Times New Roman" w:cs="Times New Roman"/>
          <w:sz w:val="24"/>
          <w:szCs w:val="24"/>
        </w:rPr>
        <w:t xml:space="preserve"> to</w:t>
      </w:r>
      <w:r w:rsidRPr="57CA6D0B" w:rsidR="6B11F9A6">
        <w:rPr>
          <w:rFonts w:ascii="Times New Roman" w:hAnsi="Times New Roman" w:eastAsia="Times New Roman" w:cs="Times New Roman"/>
          <w:sz w:val="24"/>
          <w:szCs w:val="24"/>
        </w:rPr>
        <w:t xml:space="preserve"> </w:t>
      </w:r>
      <w:r w:rsidRPr="57CA6D0B" w:rsidR="00610BF5">
        <w:rPr>
          <w:rFonts w:ascii="Times New Roman" w:hAnsi="Times New Roman" w:eastAsia="Times New Roman" w:cs="Times New Roman"/>
          <w:sz w:val="24"/>
          <w:szCs w:val="24"/>
        </w:rPr>
        <w:t>build</w:t>
      </w:r>
      <w:r w:rsidRPr="57CA6D0B" w:rsidR="6B11F9A6">
        <w:rPr>
          <w:rFonts w:ascii="Times New Roman" w:hAnsi="Times New Roman" w:eastAsia="Times New Roman" w:cs="Times New Roman"/>
          <w:sz w:val="24"/>
          <w:szCs w:val="24"/>
        </w:rPr>
        <w:t xml:space="preserve"> relationships with </w:t>
      </w:r>
      <w:r w:rsidRPr="57CA6D0B" w:rsidR="00610BF5">
        <w:rPr>
          <w:rFonts w:ascii="Times New Roman" w:hAnsi="Times New Roman" w:eastAsia="Times New Roman" w:cs="Times New Roman"/>
          <w:sz w:val="24"/>
          <w:szCs w:val="24"/>
        </w:rPr>
        <w:t>local communities</w:t>
      </w:r>
      <w:r w:rsidRPr="57CA6D0B" w:rsidR="6B11F9A6">
        <w:rPr>
          <w:rFonts w:ascii="Times New Roman" w:hAnsi="Times New Roman" w:eastAsia="Times New Roman" w:cs="Times New Roman"/>
          <w:sz w:val="24"/>
          <w:szCs w:val="24"/>
        </w:rPr>
        <w:t>, and</w:t>
      </w:r>
      <w:r w:rsidRPr="57CA6D0B" w:rsidR="00610BF5">
        <w:rPr>
          <w:rFonts w:ascii="Times New Roman" w:hAnsi="Times New Roman" w:eastAsia="Times New Roman" w:cs="Times New Roman"/>
          <w:sz w:val="24"/>
          <w:szCs w:val="24"/>
        </w:rPr>
        <w:t xml:space="preserve"> misunderstood the socio</w:t>
      </w:r>
      <w:r w:rsidRPr="57CA6D0B" w:rsidR="00610BF5">
        <w:rPr>
          <w:rFonts w:ascii="Times New Roman" w:hAnsi="Times New Roman" w:eastAsia="Times New Roman" w:cs="Times New Roman"/>
          <w:sz w:val="24"/>
          <w:szCs w:val="24"/>
        </w:rPr>
        <w:t>-political context</w:t>
      </w:r>
      <w:r w:rsidRPr="57CA6D0B" w:rsidR="00DC24BD">
        <w:rPr>
          <w:rFonts w:ascii="Times New Roman" w:hAnsi="Times New Roman" w:eastAsia="Times New Roman" w:cs="Times New Roman"/>
          <w:sz w:val="24"/>
          <w:szCs w:val="24"/>
        </w:rPr>
        <w:t>.</w:t>
      </w:r>
      <w:r w:rsidRPr="57CA6D0B" w:rsidR="6B11F9A6">
        <w:rPr>
          <w:rFonts w:ascii="Times New Roman" w:hAnsi="Times New Roman" w:eastAsia="Times New Roman" w:cs="Times New Roman"/>
          <w:sz w:val="24"/>
          <w:szCs w:val="24"/>
        </w:rPr>
        <w:t xml:space="preserve"> </w:t>
      </w:r>
      <w:r w:rsidRPr="57CA6D0B" w:rsidR="00DC24BD">
        <w:rPr>
          <w:rFonts w:ascii="Times New Roman" w:hAnsi="Times New Roman" w:eastAsia="Times New Roman" w:cs="Times New Roman"/>
          <w:sz w:val="24"/>
          <w:szCs w:val="24"/>
        </w:rPr>
        <w:t>This lack of insight stood in stark contrast to</w:t>
      </w:r>
      <w:r w:rsidRPr="57CA6D0B" w:rsidR="6B11F9A6">
        <w:rPr>
          <w:rFonts w:ascii="Times New Roman" w:hAnsi="Times New Roman" w:eastAsia="Times New Roman" w:cs="Times New Roman"/>
          <w:sz w:val="24"/>
          <w:szCs w:val="24"/>
        </w:rPr>
        <w:t xml:space="preserve"> other travelers at the time</w:t>
      </w:r>
      <w:r w:rsidRPr="57CA6D0B" w:rsidR="00DC24BD">
        <w:rPr>
          <w:rFonts w:ascii="Times New Roman" w:hAnsi="Times New Roman" w:eastAsia="Times New Roman" w:cs="Times New Roman"/>
          <w:sz w:val="24"/>
          <w:szCs w:val="24"/>
        </w:rPr>
        <w:t>, who managed to engage deeply with the people and the issues of the region</w:t>
      </w:r>
      <w:r w:rsidRPr="57CA6D0B" w:rsidR="6B11F9A6">
        <w:rPr>
          <w:rFonts w:ascii="Times New Roman" w:hAnsi="Times New Roman" w:eastAsia="Times New Roman" w:cs="Times New Roman"/>
          <w:sz w:val="24"/>
          <w:szCs w:val="24"/>
        </w:rPr>
        <w:t xml:space="preserve">. </w:t>
      </w:r>
    </w:p>
    <w:p w:rsidR="4141490F" w:rsidP="57CA6D0B" w:rsidRDefault="005117FC" w14:paraId="42859817" w14:textId="75C74410">
      <w:pPr>
        <w:spacing w:line="480" w:lineRule="auto"/>
        <w:ind w:firstLine="720"/>
        <w:rPr>
          <w:rFonts w:ascii="Times New Roman" w:hAnsi="Times New Roman" w:eastAsia="Times New Roman" w:cs="Times New Roman"/>
          <w:sz w:val="24"/>
          <w:szCs w:val="24"/>
        </w:rPr>
      </w:pPr>
      <w:r w:rsidRPr="57CA6D0B" w:rsidR="005117FC">
        <w:rPr>
          <w:rFonts w:ascii="Times New Roman" w:hAnsi="Times New Roman" w:eastAsia="Times New Roman" w:cs="Times New Roman"/>
          <w:sz w:val="24"/>
          <w:szCs w:val="24"/>
        </w:rPr>
        <w:t xml:space="preserve">Although </w:t>
      </w:r>
      <w:r w:rsidRPr="57CA6D0B" w:rsidR="6B11F9A6">
        <w:rPr>
          <w:rFonts w:ascii="Times New Roman" w:hAnsi="Times New Roman" w:eastAsia="Times New Roman" w:cs="Times New Roman"/>
          <w:sz w:val="24"/>
          <w:szCs w:val="24"/>
        </w:rPr>
        <w:t>Che Guevara is known for his l</w:t>
      </w:r>
      <w:r w:rsidRPr="57CA6D0B" w:rsidR="005117FC">
        <w:rPr>
          <w:rFonts w:ascii="Times New Roman" w:hAnsi="Times New Roman" w:eastAsia="Times New Roman" w:cs="Times New Roman"/>
          <w:sz w:val="24"/>
          <w:szCs w:val="24"/>
        </w:rPr>
        <w:t>ater advocacy</w:t>
      </w:r>
      <w:r w:rsidRPr="57CA6D0B" w:rsidR="6B11F9A6">
        <w:rPr>
          <w:rFonts w:ascii="Times New Roman" w:hAnsi="Times New Roman" w:eastAsia="Times New Roman" w:cs="Times New Roman"/>
          <w:sz w:val="24"/>
          <w:szCs w:val="24"/>
        </w:rPr>
        <w:t xml:space="preserve"> of the peasantry</w:t>
      </w:r>
      <w:r w:rsidRPr="57CA6D0B" w:rsidR="005117FC">
        <w:rPr>
          <w:rFonts w:ascii="Times New Roman" w:hAnsi="Times New Roman" w:eastAsia="Times New Roman" w:cs="Times New Roman"/>
          <w:sz w:val="24"/>
          <w:szCs w:val="24"/>
        </w:rPr>
        <w:t>,</w:t>
      </w:r>
      <w:r w:rsidRPr="57CA6D0B" w:rsidR="6B11F9A6">
        <w:rPr>
          <w:rFonts w:ascii="Times New Roman" w:hAnsi="Times New Roman" w:eastAsia="Times New Roman" w:cs="Times New Roman"/>
          <w:sz w:val="24"/>
          <w:szCs w:val="24"/>
        </w:rPr>
        <w:t xml:space="preserve"> his early travels</w:t>
      </w:r>
      <w:r w:rsidRPr="57CA6D0B" w:rsidR="00B07AD9">
        <w:rPr>
          <w:rFonts w:ascii="Times New Roman" w:hAnsi="Times New Roman" w:eastAsia="Times New Roman" w:cs="Times New Roman"/>
          <w:sz w:val="24"/>
          <w:szCs w:val="24"/>
        </w:rPr>
        <w:t xml:space="preserve"> reveal contradictions </w:t>
      </w:r>
      <w:r w:rsidRPr="57CA6D0B" w:rsidR="00B07AD9">
        <w:rPr>
          <w:rFonts w:ascii="Times New Roman" w:hAnsi="Times New Roman" w:eastAsia="Times New Roman" w:cs="Times New Roman"/>
          <w:sz w:val="24"/>
          <w:szCs w:val="24"/>
        </w:rPr>
        <w:t xml:space="preserve">in</w:t>
      </w:r>
      <w:r w:rsidRPr="57CA6D0B" w:rsidR="00B07AD9">
        <w:rPr>
          <w:rFonts w:ascii="Times New Roman" w:hAnsi="Times New Roman" w:eastAsia="Times New Roman" w:cs="Times New Roman"/>
          <w:sz w:val="24"/>
          <w:szCs w:val="24"/>
        </w:rPr>
        <w:t xml:space="preserve"> his perspective. </w:t>
      </w:r>
      <w:r w:rsidRPr="57CA6D0B" w:rsidR="00B07AD9">
        <w:rPr>
          <w:rFonts w:ascii="Times New Roman" w:hAnsi="Times New Roman" w:eastAsia="Times New Roman" w:cs="Times New Roman"/>
          <w:sz w:val="24"/>
          <w:szCs w:val="24"/>
        </w:rPr>
        <w:t>P</w:t>
      </w:r>
      <w:r w:rsidRPr="57CA6D0B" w:rsidR="6B11F9A6">
        <w:rPr>
          <w:rFonts w:ascii="Times New Roman" w:hAnsi="Times New Roman" w:eastAsia="Times New Roman" w:cs="Times New Roman"/>
          <w:sz w:val="24"/>
          <w:szCs w:val="24"/>
        </w:rPr>
        <w:t xml:space="preserve">rior to Bolivia in 1953, Che </w:t>
      </w:r>
      <w:r w:rsidRPr="57CA6D0B" w:rsidR="009C32E1">
        <w:rPr>
          <w:rFonts w:ascii="Times New Roman" w:hAnsi="Times New Roman" w:eastAsia="Times New Roman" w:cs="Times New Roman"/>
          <w:sz w:val="24"/>
          <w:szCs w:val="24"/>
        </w:rPr>
        <w:t>made</w:t>
      </w:r>
      <w:r w:rsidRPr="57CA6D0B" w:rsidR="009C32E1">
        <w:rPr>
          <w:rFonts w:ascii="Times New Roman" w:hAnsi="Times New Roman" w:eastAsia="Times New Roman" w:cs="Times New Roman"/>
          <w:sz w:val="24"/>
          <w:szCs w:val="24"/>
        </w:rPr>
        <w:t xml:space="preserve"> several </w:t>
      </w:r>
      <w:r w:rsidRPr="57CA6D0B" w:rsidR="6B11F9A6">
        <w:rPr>
          <w:rFonts w:ascii="Times New Roman" w:hAnsi="Times New Roman" w:eastAsia="Times New Roman" w:cs="Times New Roman"/>
          <w:sz w:val="24"/>
          <w:szCs w:val="24"/>
        </w:rPr>
        <w:t xml:space="preserve">racist and stereotypical </w:t>
      </w:r>
      <w:r w:rsidRPr="57CA6D0B" w:rsidR="009C32E1">
        <w:rPr>
          <w:rFonts w:ascii="Times New Roman" w:hAnsi="Times New Roman" w:eastAsia="Times New Roman" w:cs="Times New Roman"/>
          <w:sz w:val="24"/>
          <w:szCs w:val="24"/>
        </w:rPr>
        <w:t>remarks about</w:t>
      </w:r>
      <w:r w:rsidRPr="57CA6D0B" w:rsidR="00E02066">
        <w:rPr>
          <w:rFonts w:ascii="Times New Roman" w:hAnsi="Times New Roman" w:eastAsia="Times New Roman" w:cs="Times New Roman"/>
          <w:sz w:val="24"/>
          <w:szCs w:val="24"/>
        </w:rPr>
        <w:t xml:space="preserve"> indigenous groups </w:t>
      </w:r>
      <w:r w:rsidRPr="57CA6D0B" w:rsidR="6B11F9A6">
        <w:rPr>
          <w:rFonts w:ascii="Times New Roman" w:hAnsi="Times New Roman" w:eastAsia="Times New Roman" w:cs="Times New Roman"/>
          <w:sz w:val="24"/>
          <w:szCs w:val="24"/>
        </w:rPr>
        <w:t xml:space="preserve">in his </w:t>
      </w:r>
      <w:r w:rsidRPr="57CA6D0B" w:rsidR="6B11F9A6">
        <w:rPr>
          <w:rFonts w:ascii="Times New Roman" w:hAnsi="Times New Roman" w:eastAsia="Times New Roman" w:cs="Times New Roman"/>
          <w:sz w:val="24"/>
          <w:szCs w:val="24"/>
        </w:rPr>
        <w:t>diaries.</w:t>
      </w:r>
      <w:r w:rsidRPr="57CA6D0B" w:rsidR="4141490F">
        <w:rPr>
          <w:rStyle w:val="FootnoteReference"/>
          <w:rFonts w:ascii="Times New Roman" w:hAnsi="Times New Roman" w:eastAsia="Times New Roman" w:cs="Times New Roman"/>
          <w:sz w:val="24"/>
          <w:szCs w:val="24"/>
        </w:rPr>
        <w:footnoteReference w:id="49"/>
      </w:r>
      <w:r w:rsidRPr="57CA6D0B" w:rsidR="6B11F9A6">
        <w:rPr>
          <w:rFonts w:ascii="Times New Roman" w:hAnsi="Times New Roman" w:eastAsia="Times New Roman" w:cs="Times New Roman"/>
          <w:sz w:val="24"/>
          <w:szCs w:val="24"/>
        </w:rPr>
        <w:t xml:space="preserve"> </w:t>
      </w:r>
      <w:r w:rsidRPr="57CA6D0B" w:rsidR="004B6D40">
        <w:rPr>
          <w:rFonts w:ascii="Times New Roman" w:hAnsi="Times New Roman" w:eastAsia="Times New Roman" w:cs="Times New Roman"/>
          <w:sz w:val="24"/>
          <w:szCs w:val="24"/>
        </w:rPr>
        <w:t xml:space="preserve">For example, he described the indigenous people in a dehumanizing manner, criticizing </w:t>
      </w:r>
      <w:r w:rsidRPr="57CA6D0B" w:rsidR="6B11F9A6">
        <w:rPr>
          <w:rFonts w:ascii="Times New Roman" w:hAnsi="Times New Roman" w:eastAsia="Times New Roman" w:cs="Times New Roman"/>
          <w:sz w:val="24"/>
          <w:szCs w:val="24"/>
        </w:rPr>
        <w:t xml:space="preserve">their </w:t>
      </w:r>
      <w:r w:rsidRPr="57CA6D0B" w:rsidR="5D515DCE">
        <w:rPr>
          <w:rFonts w:ascii="Times New Roman" w:hAnsi="Times New Roman" w:eastAsia="Times New Roman" w:cs="Times New Roman"/>
          <w:sz w:val="24"/>
          <w:szCs w:val="24"/>
        </w:rPr>
        <w:t>hygiene</w:t>
      </w:r>
      <w:r w:rsidRPr="57CA6D0B" w:rsidR="6B11F9A6">
        <w:rPr>
          <w:rFonts w:ascii="Times New Roman" w:hAnsi="Times New Roman" w:eastAsia="Times New Roman" w:cs="Times New Roman"/>
          <w:sz w:val="24"/>
          <w:szCs w:val="24"/>
        </w:rPr>
        <w:t xml:space="preserve">: </w:t>
      </w:r>
    </w:p>
    <w:p w:rsidR="4141490F" w:rsidP="57CA6D0B" w:rsidRDefault="6B11F9A6" w14:paraId="0E185D12" w14:textId="5694E423">
      <w:pPr>
        <w:spacing w:line="480" w:lineRule="auto"/>
        <w:ind w:left="720"/>
        <w:rPr>
          <w:rFonts w:ascii="Times New Roman" w:hAnsi="Times New Roman" w:eastAsia="Times New Roman" w:cs="Times New Roman"/>
          <w:sz w:val="24"/>
          <w:szCs w:val="24"/>
        </w:rPr>
      </w:pPr>
      <w:r w:rsidRPr="57CA6D0B" w:rsidR="6B11F9A6">
        <w:rPr>
          <w:rFonts w:ascii="Times New Roman" w:hAnsi="Times New Roman" w:eastAsia="Times New Roman" w:cs="Times New Roman"/>
          <w:sz w:val="24"/>
          <w:szCs w:val="24"/>
        </w:rPr>
        <w:t xml:space="preserve">The </w:t>
      </w:r>
      <w:r w:rsidRPr="57CA6D0B" w:rsidR="6B11F9A6">
        <w:rPr>
          <w:rFonts w:ascii="Times New Roman" w:hAnsi="Times New Roman" w:eastAsia="Times New Roman" w:cs="Times New Roman"/>
          <w:sz w:val="24"/>
          <w:szCs w:val="24"/>
        </w:rPr>
        <w:t>somewhat animal-like</w:t>
      </w:r>
      <w:r w:rsidRPr="57CA6D0B" w:rsidR="6B11F9A6">
        <w:rPr>
          <w:rFonts w:ascii="Times New Roman" w:hAnsi="Times New Roman" w:eastAsia="Times New Roman" w:cs="Times New Roman"/>
          <w:sz w:val="24"/>
          <w:szCs w:val="24"/>
        </w:rPr>
        <w:t xml:space="preserve"> concept the indigenous people have of modesty and hygiene means that irrespective of gender or age they do their business by the roadside, the women cleaning themselves with their skirts, the men not bothering at all, and then carry on as before. The underskirts of Indian women who have kids are </w:t>
      </w:r>
      <w:r w:rsidRPr="57CA6D0B" w:rsidR="6B11F9A6">
        <w:rPr>
          <w:rFonts w:ascii="Times New Roman" w:hAnsi="Times New Roman" w:eastAsia="Times New Roman" w:cs="Times New Roman"/>
          <w:sz w:val="24"/>
          <w:szCs w:val="24"/>
        </w:rPr>
        <w:t>literally warehouses</w:t>
      </w:r>
      <w:r w:rsidRPr="57CA6D0B" w:rsidR="6B11F9A6">
        <w:rPr>
          <w:rFonts w:ascii="Times New Roman" w:hAnsi="Times New Roman" w:eastAsia="Times New Roman" w:cs="Times New Roman"/>
          <w:sz w:val="24"/>
          <w:szCs w:val="24"/>
        </w:rPr>
        <w:t xml:space="preserve"> of </w:t>
      </w:r>
      <w:r w:rsidRPr="57CA6D0B" w:rsidR="6B11F9A6">
        <w:rPr>
          <w:rFonts w:ascii="Times New Roman" w:hAnsi="Times New Roman" w:eastAsia="Times New Roman" w:cs="Times New Roman"/>
          <w:sz w:val="24"/>
          <w:szCs w:val="24"/>
        </w:rPr>
        <w:t>excrement,</w:t>
      </w:r>
      <w:r w:rsidRPr="57CA6D0B" w:rsidR="6B11F9A6">
        <w:rPr>
          <w:rFonts w:ascii="Times New Roman" w:hAnsi="Times New Roman" w:eastAsia="Times New Roman" w:cs="Times New Roman"/>
          <w:sz w:val="24"/>
          <w:szCs w:val="24"/>
        </w:rPr>
        <w:t xml:space="preserve"> a consequence of the way they wipe the rascals every time one of them passes </w:t>
      </w:r>
      <w:r w:rsidRPr="57CA6D0B" w:rsidR="6B11F9A6">
        <w:rPr>
          <w:rFonts w:ascii="Times New Roman" w:hAnsi="Times New Roman" w:eastAsia="Times New Roman" w:cs="Times New Roman"/>
          <w:sz w:val="24"/>
          <w:szCs w:val="24"/>
        </w:rPr>
        <w:t>wind.</w:t>
      </w:r>
      <w:r w:rsidRPr="57CA6D0B" w:rsidR="4141490F">
        <w:rPr>
          <w:rStyle w:val="FootnoteReference"/>
          <w:rFonts w:ascii="Times New Roman" w:hAnsi="Times New Roman" w:eastAsia="Times New Roman" w:cs="Times New Roman"/>
          <w:sz w:val="24"/>
          <w:szCs w:val="24"/>
        </w:rPr>
        <w:footnoteReference w:id="50"/>
      </w:r>
    </w:p>
    <w:p w:rsidR="00EB3060" w:rsidP="57CA6D0B" w:rsidRDefault="00F3401B" w14:paraId="2B1561F4" w14:textId="6508B8BB">
      <w:pPr>
        <w:spacing w:line="480" w:lineRule="auto"/>
        <w:rPr>
          <w:rFonts w:ascii="Times New Roman" w:hAnsi="Times New Roman" w:eastAsia="Times New Roman" w:cs="Times New Roman"/>
          <w:sz w:val="24"/>
          <w:szCs w:val="24"/>
        </w:rPr>
      </w:pPr>
      <w:r w:rsidRPr="57CA6D0B" w:rsidR="00F3401B">
        <w:rPr>
          <w:rFonts w:ascii="Times New Roman" w:hAnsi="Times New Roman" w:eastAsia="Times New Roman" w:cs="Times New Roman"/>
          <w:sz w:val="24"/>
          <w:szCs w:val="24"/>
        </w:rPr>
        <w:t>H</w:t>
      </w:r>
      <w:r w:rsidRPr="57CA6D0B" w:rsidR="6B11F9A6">
        <w:rPr>
          <w:rFonts w:ascii="Times New Roman" w:hAnsi="Times New Roman" w:eastAsia="Times New Roman" w:cs="Times New Roman"/>
          <w:sz w:val="24"/>
          <w:szCs w:val="24"/>
        </w:rPr>
        <w:t xml:space="preserve">e </w:t>
      </w:r>
      <w:r w:rsidRPr="57CA6D0B" w:rsidR="00F3401B">
        <w:rPr>
          <w:rFonts w:ascii="Times New Roman" w:hAnsi="Times New Roman" w:eastAsia="Times New Roman" w:cs="Times New Roman"/>
          <w:sz w:val="24"/>
          <w:szCs w:val="24"/>
        </w:rPr>
        <w:t xml:space="preserve">also perpetuated </w:t>
      </w:r>
      <w:r w:rsidRPr="57CA6D0B" w:rsidR="6B11F9A6">
        <w:rPr>
          <w:rFonts w:ascii="Times New Roman" w:hAnsi="Times New Roman" w:eastAsia="Times New Roman" w:cs="Times New Roman"/>
          <w:sz w:val="24"/>
          <w:szCs w:val="24"/>
        </w:rPr>
        <w:t>defamatory legend</w:t>
      </w:r>
      <w:r w:rsidRPr="57CA6D0B" w:rsidR="00F3401B">
        <w:rPr>
          <w:rFonts w:ascii="Times New Roman" w:hAnsi="Times New Roman" w:eastAsia="Times New Roman" w:cs="Times New Roman"/>
          <w:sz w:val="24"/>
          <w:szCs w:val="24"/>
        </w:rPr>
        <w:t>s</w:t>
      </w:r>
      <w:r w:rsidRPr="57CA6D0B" w:rsidR="00F3401B">
        <w:rPr>
          <w:rFonts w:ascii="Times New Roman" w:hAnsi="Times New Roman" w:eastAsia="Times New Roman" w:cs="Times New Roman"/>
          <w:sz w:val="24"/>
          <w:szCs w:val="24"/>
        </w:rPr>
        <w:t xml:space="preserve">, such as claiming </w:t>
      </w:r>
      <w:r w:rsidRPr="57CA6D0B" w:rsidR="6B11F9A6">
        <w:rPr>
          <w:rFonts w:ascii="Times New Roman" w:hAnsi="Times New Roman" w:eastAsia="Times New Roman" w:cs="Times New Roman"/>
          <w:sz w:val="24"/>
          <w:szCs w:val="24"/>
        </w:rPr>
        <w:t xml:space="preserve">indigenous men </w:t>
      </w:r>
      <w:r w:rsidRPr="57CA6D0B" w:rsidR="00F3401B">
        <w:rPr>
          <w:rFonts w:ascii="Times New Roman" w:hAnsi="Times New Roman" w:eastAsia="Times New Roman" w:cs="Times New Roman"/>
          <w:sz w:val="24"/>
          <w:szCs w:val="24"/>
        </w:rPr>
        <w:t xml:space="preserve">engaged in acts of bestiality with </w:t>
      </w:r>
      <w:r w:rsidRPr="57CA6D0B" w:rsidR="6B11F9A6">
        <w:rPr>
          <w:rFonts w:ascii="Times New Roman" w:hAnsi="Times New Roman" w:eastAsia="Times New Roman" w:cs="Times New Roman"/>
          <w:sz w:val="24"/>
          <w:szCs w:val="24"/>
        </w:rPr>
        <w:t xml:space="preserve">river </w:t>
      </w:r>
      <w:r w:rsidRPr="57CA6D0B" w:rsidR="6B11F9A6">
        <w:rPr>
          <w:rFonts w:ascii="Times New Roman" w:hAnsi="Times New Roman" w:eastAsia="Times New Roman" w:cs="Times New Roman"/>
          <w:sz w:val="24"/>
          <w:szCs w:val="24"/>
        </w:rPr>
        <w:t>dolphins</w:t>
      </w:r>
      <w:r w:rsidRPr="57CA6D0B" w:rsidR="6B11F9A6">
        <w:rPr>
          <w:rFonts w:ascii="Times New Roman" w:hAnsi="Times New Roman" w:eastAsia="Times New Roman" w:cs="Times New Roman"/>
          <w:sz w:val="24"/>
          <w:szCs w:val="24"/>
        </w:rPr>
        <w:t>.</w:t>
      </w:r>
      <w:r w:rsidRPr="57CA6D0B" w:rsidR="4141490F">
        <w:rPr>
          <w:rStyle w:val="FootnoteReference"/>
          <w:rFonts w:ascii="Times New Roman" w:hAnsi="Times New Roman" w:eastAsia="Times New Roman" w:cs="Times New Roman"/>
          <w:sz w:val="24"/>
          <w:szCs w:val="24"/>
        </w:rPr>
        <w:footnoteReference w:id="51"/>
      </w:r>
      <w:r w:rsidRPr="57CA6D0B" w:rsidR="6B11F9A6">
        <w:rPr>
          <w:rFonts w:ascii="Times New Roman" w:hAnsi="Times New Roman" w:eastAsia="Times New Roman" w:cs="Times New Roman"/>
          <w:sz w:val="24"/>
          <w:szCs w:val="24"/>
        </w:rPr>
        <w:t xml:space="preserve"> </w:t>
      </w:r>
      <w:r w:rsidRPr="57CA6D0B" w:rsidR="00EB3060">
        <w:rPr>
          <w:rFonts w:ascii="Times New Roman" w:hAnsi="Times New Roman" w:eastAsia="Times New Roman" w:cs="Times New Roman"/>
          <w:sz w:val="24"/>
          <w:szCs w:val="24"/>
        </w:rPr>
        <w:t xml:space="preserve">Such </w:t>
      </w:r>
      <w:r w:rsidRPr="57CA6D0B" w:rsidR="00E23DEF">
        <w:rPr>
          <w:rFonts w:ascii="Times New Roman" w:hAnsi="Times New Roman" w:eastAsia="Times New Roman" w:cs="Times New Roman"/>
          <w:sz w:val="24"/>
          <w:szCs w:val="24"/>
        </w:rPr>
        <w:t>statements</w:t>
      </w:r>
      <w:r w:rsidRPr="57CA6D0B" w:rsidR="00EB3060">
        <w:rPr>
          <w:rFonts w:ascii="Times New Roman" w:hAnsi="Times New Roman" w:eastAsia="Times New Roman" w:cs="Times New Roman"/>
          <w:sz w:val="24"/>
          <w:szCs w:val="24"/>
        </w:rPr>
        <w:t xml:space="preserve"> reveal a troubling mindset during his early years, even as he expressed empathy for the peasantry in other parts o</w:t>
      </w:r>
      <w:r w:rsidRPr="57CA6D0B" w:rsidR="00EB3060">
        <w:rPr>
          <w:rFonts w:ascii="Times New Roman" w:hAnsi="Times New Roman" w:eastAsia="Times New Roman" w:cs="Times New Roman"/>
          <w:sz w:val="24"/>
          <w:szCs w:val="24"/>
        </w:rPr>
        <w:t>f his writings.</w:t>
      </w:r>
    </w:p>
    <w:p w:rsidR="4141490F" w:rsidP="57CA6D0B" w:rsidRDefault="00EB3060" w14:paraId="21563140" w14:textId="5522C55E">
      <w:pPr>
        <w:spacing w:line="480" w:lineRule="auto"/>
        <w:rPr>
          <w:rFonts w:ascii="Times New Roman" w:hAnsi="Times New Roman" w:eastAsia="Times New Roman" w:cs="Times New Roman"/>
          <w:sz w:val="24"/>
          <w:szCs w:val="24"/>
        </w:rPr>
      </w:pPr>
      <w:ins w:author="Madison Sousa" w:date="2024-12-13T11:16:00Z" w:id="782">
        <w:r>
          <w:rPr>
            <w:rFonts w:eastAsiaTheme="minorEastAsia"/>
            <w:sz w:val="24"/>
            <w:szCs w:val="24"/>
          </w:rPr>
          <w:tab/>
        </w:r>
      </w:ins>
      <w:r w:rsidRPr="57CA6D0B" w:rsidR="00A76D80">
        <w:rPr>
          <w:rFonts w:ascii="Times New Roman" w:hAnsi="Times New Roman" w:eastAsia="Times New Roman" w:cs="Times New Roman"/>
          <w:sz w:val="24"/>
          <w:szCs w:val="24"/>
        </w:rPr>
        <w:t>In Bolivia, Che continued to hold problematic views. He</w:t>
      </w:r>
      <w:r w:rsidRPr="57CA6D0B" w:rsidR="6B11F9A6">
        <w:rPr>
          <w:rFonts w:ascii="Times New Roman" w:hAnsi="Times New Roman" w:eastAsia="Times New Roman" w:cs="Times New Roman"/>
          <w:sz w:val="24"/>
          <w:szCs w:val="24"/>
        </w:rPr>
        <w:t xml:space="preserve"> assert</w:t>
      </w:r>
      <w:r w:rsidRPr="57CA6D0B" w:rsidR="00A76D80">
        <w:rPr>
          <w:rFonts w:ascii="Times New Roman" w:hAnsi="Times New Roman" w:eastAsia="Times New Roman" w:cs="Times New Roman"/>
          <w:sz w:val="24"/>
          <w:szCs w:val="24"/>
        </w:rPr>
        <w:t>ed</w:t>
      </w:r>
      <w:r w:rsidRPr="57CA6D0B" w:rsidR="6B11F9A6">
        <w:rPr>
          <w:rFonts w:ascii="Times New Roman" w:hAnsi="Times New Roman" w:eastAsia="Times New Roman" w:cs="Times New Roman"/>
          <w:sz w:val="24"/>
          <w:szCs w:val="24"/>
        </w:rPr>
        <w:t xml:space="preserve"> that the </w:t>
      </w:r>
      <w:r w:rsidRPr="57CA6D0B" w:rsidR="00A76D80">
        <w:rPr>
          <w:rFonts w:ascii="Times New Roman" w:hAnsi="Times New Roman" w:eastAsia="Times New Roman" w:cs="Times New Roman"/>
          <w:sz w:val="24"/>
          <w:szCs w:val="24"/>
        </w:rPr>
        <w:t>i</w:t>
      </w:r>
      <w:r w:rsidRPr="57CA6D0B" w:rsidR="6B11F9A6">
        <w:rPr>
          <w:rFonts w:ascii="Times New Roman" w:hAnsi="Times New Roman" w:eastAsia="Times New Roman" w:cs="Times New Roman"/>
          <w:sz w:val="24"/>
          <w:szCs w:val="24"/>
        </w:rPr>
        <w:t>ndigenous</w:t>
      </w:r>
      <w:r w:rsidRPr="57CA6D0B" w:rsidR="00A76D80">
        <w:rPr>
          <w:rFonts w:ascii="Times New Roman" w:hAnsi="Times New Roman" w:eastAsia="Times New Roman" w:cs="Times New Roman"/>
          <w:sz w:val="24"/>
          <w:szCs w:val="24"/>
        </w:rPr>
        <w:t xml:space="preserve"> pop</w:t>
      </w:r>
      <w:r w:rsidRPr="57CA6D0B" w:rsidR="00F53A9D">
        <w:rPr>
          <w:rFonts w:ascii="Times New Roman" w:hAnsi="Times New Roman" w:eastAsia="Times New Roman" w:cs="Times New Roman"/>
          <w:sz w:val="24"/>
          <w:szCs w:val="24"/>
        </w:rPr>
        <w:t>ulation</w:t>
      </w:r>
      <w:r w:rsidRPr="57CA6D0B" w:rsidR="6B11F9A6">
        <w:rPr>
          <w:rFonts w:ascii="Times New Roman" w:hAnsi="Times New Roman" w:eastAsia="Times New Roman" w:cs="Times New Roman"/>
          <w:sz w:val="24"/>
          <w:szCs w:val="24"/>
        </w:rPr>
        <w:t xml:space="preserve"> should </w:t>
      </w:r>
      <w:r w:rsidRPr="57CA6D0B" w:rsidR="00F53A9D">
        <w:rPr>
          <w:rFonts w:ascii="Times New Roman" w:hAnsi="Times New Roman" w:eastAsia="Times New Roman" w:cs="Times New Roman"/>
          <w:sz w:val="24"/>
          <w:szCs w:val="24"/>
        </w:rPr>
        <w:t>feel ashamed of their h</w:t>
      </w:r>
      <w:r w:rsidRPr="57CA6D0B" w:rsidR="00F53A9D">
        <w:rPr>
          <w:rFonts w:ascii="Times New Roman" w:hAnsi="Times New Roman" w:eastAsia="Times New Roman" w:cs="Times New Roman"/>
          <w:sz w:val="24"/>
          <w:szCs w:val="24"/>
        </w:rPr>
        <w:t xml:space="preserve">eritage, </w:t>
      </w:r>
      <w:r w:rsidRPr="57CA6D0B" w:rsidR="6B11F9A6">
        <w:rPr>
          <w:rFonts w:ascii="Times New Roman" w:hAnsi="Times New Roman" w:eastAsia="Times New Roman" w:cs="Times New Roman"/>
          <w:sz w:val="24"/>
          <w:szCs w:val="24"/>
        </w:rPr>
        <w:t>as they shar</w:t>
      </w:r>
      <w:r w:rsidRPr="57CA6D0B" w:rsidR="00F53A9D">
        <w:rPr>
          <w:rFonts w:ascii="Times New Roman" w:hAnsi="Times New Roman" w:eastAsia="Times New Roman" w:cs="Times New Roman"/>
          <w:sz w:val="24"/>
          <w:szCs w:val="24"/>
        </w:rPr>
        <w:t>ed</w:t>
      </w:r>
      <w:r w:rsidRPr="57CA6D0B" w:rsidR="6B11F9A6">
        <w:rPr>
          <w:rFonts w:ascii="Times New Roman" w:hAnsi="Times New Roman" w:eastAsia="Times New Roman" w:cs="Times New Roman"/>
          <w:sz w:val="24"/>
          <w:szCs w:val="24"/>
        </w:rPr>
        <w:t xml:space="preserve"> </w:t>
      </w:r>
      <w:r w:rsidRPr="57CA6D0B" w:rsidR="00F53A9D">
        <w:rPr>
          <w:rFonts w:ascii="Times New Roman" w:hAnsi="Times New Roman" w:eastAsia="Times New Roman" w:cs="Times New Roman"/>
          <w:sz w:val="24"/>
          <w:szCs w:val="24"/>
        </w:rPr>
        <w:t>blood</w:t>
      </w:r>
      <w:r w:rsidRPr="57CA6D0B" w:rsidR="6B11F9A6">
        <w:rPr>
          <w:rFonts w:ascii="Times New Roman" w:hAnsi="Times New Roman" w:eastAsia="Times New Roman" w:cs="Times New Roman"/>
          <w:sz w:val="24"/>
          <w:szCs w:val="24"/>
        </w:rPr>
        <w:t xml:space="preserve"> </w:t>
      </w:r>
      <w:r w:rsidRPr="57CA6D0B" w:rsidR="00F53A9D">
        <w:rPr>
          <w:rFonts w:ascii="Times New Roman" w:hAnsi="Times New Roman" w:eastAsia="Times New Roman" w:cs="Times New Roman"/>
          <w:sz w:val="24"/>
          <w:szCs w:val="24"/>
        </w:rPr>
        <w:t>with</w:t>
      </w:r>
      <w:r w:rsidRPr="57CA6D0B" w:rsidR="6B11F9A6">
        <w:rPr>
          <w:rFonts w:ascii="Times New Roman" w:hAnsi="Times New Roman" w:eastAsia="Times New Roman" w:cs="Times New Roman"/>
          <w:sz w:val="24"/>
          <w:szCs w:val="24"/>
        </w:rPr>
        <w:t xml:space="preserve"> Asians.</w:t>
      </w:r>
      <w:r w:rsidRPr="57CA6D0B" w:rsidR="4141490F">
        <w:rPr>
          <w:rStyle w:val="FootnoteReference"/>
          <w:rFonts w:ascii="Times New Roman" w:hAnsi="Times New Roman" w:eastAsia="Times New Roman" w:cs="Times New Roman"/>
          <w:sz w:val="24"/>
          <w:szCs w:val="24"/>
        </w:rPr>
        <w:footnoteReference w:id="52"/>
      </w:r>
      <w:r w:rsidRPr="57CA6D0B" w:rsidR="6B11F9A6">
        <w:rPr>
          <w:rFonts w:ascii="Times New Roman" w:hAnsi="Times New Roman" w:eastAsia="Times New Roman" w:cs="Times New Roman"/>
          <w:sz w:val="24"/>
          <w:szCs w:val="24"/>
        </w:rPr>
        <w:t xml:space="preserve"> </w:t>
      </w:r>
      <w:r w:rsidRPr="57CA6D0B" w:rsidR="00AB2F22">
        <w:rPr>
          <w:rFonts w:ascii="Times New Roman" w:hAnsi="Times New Roman" w:eastAsia="Times New Roman" w:cs="Times New Roman"/>
          <w:sz w:val="24"/>
          <w:szCs w:val="24"/>
        </w:rPr>
        <w:t xml:space="preserve">Similarly, during </w:t>
      </w:r>
      <w:r w:rsidRPr="57CA6D0B" w:rsidR="6B11F9A6">
        <w:rPr>
          <w:rFonts w:ascii="Times New Roman" w:hAnsi="Times New Roman" w:eastAsia="Times New Roman" w:cs="Times New Roman"/>
          <w:sz w:val="24"/>
          <w:szCs w:val="24"/>
        </w:rPr>
        <w:t xml:space="preserve">his trip through Peru in 1952, </w:t>
      </w:r>
      <w:r w:rsidRPr="57CA6D0B" w:rsidR="00AB2F22">
        <w:rPr>
          <w:rFonts w:ascii="Times New Roman" w:hAnsi="Times New Roman" w:eastAsia="Times New Roman" w:cs="Times New Roman"/>
          <w:sz w:val="24"/>
          <w:szCs w:val="24"/>
        </w:rPr>
        <w:t xml:space="preserve">he described </w:t>
      </w:r>
      <w:r w:rsidRPr="57CA6D0B" w:rsidR="6B11F9A6">
        <w:rPr>
          <w:rFonts w:ascii="Times New Roman" w:hAnsi="Times New Roman" w:eastAsia="Times New Roman" w:cs="Times New Roman"/>
          <w:sz w:val="24"/>
          <w:szCs w:val="24"/>
        </w:rPr>
        <w:t>the Aymara people</w:t>
      </w:r>
      <w:r w:rsidRPr="57CA6D0B" w:rsidR="6B11F9A6">
        <w:rPr>
          <w:rFonts w:ascii="Times New Roman" w:hAnsi="Times New Roman" w:eastAsia="Times New Roman" w:cs="Times New Roman"/>
          <w:sz w:val="24"/>
          <w:szCs w:val="24"/>
        </w:rPr>
        <w:t xml:space="preserve"> </w:t>
      </w:r>
      <w:r w:rsidRPr="57CA6D0B" w:rsidR="00AB2F22">
        <w:rPr>
          <w:rFonts w:ascii="Times New Roman" w:hAnsi="Times New Roman" w:eastAsia="Times New Roman" w:cs="Times New Roman"/>
          <w:sz w:val="24"/>
          <w:szCs w:val="24"/>
        </w:rPr>
        <w:t>as</w:t>
      </w:r>
      <w:r w:rsidRPr="57CA6D0B" w:rsidR="6B11F9A6">
        <w:rPr>
          <w:rFonts w:ascii="Times New Roman" w:hAnsi="Times New Roman" w:eastAsia="Times New Roman" w:cs="Times New Roman"/>
          <w:sz w:val="24"/>
          <w:szCs w:val="24"/>
        </w:rPr>
        <w:t xml:space="preserve"> a shell of the proud </w:t>
      </w:r>
      <w:r w:rsidRPr="57CA6D0B" w:rsidR="6B11F9A6">
        <w:rPr>
          <w:rFonts w:ascii="Times New Roman" w:hAnsi="Times New Roman" w:eastAsia="Times New Roman" w:cs="Times New Roman"/>
          <w:sz w:val="24"/>
          <w:szCs w:val="24"/>
        </w:rPr>
        <w:lastRenderedPageBreak/>
        <w:t>people that revolted against the Incas but now are a defeated race.</w:t>
      </w:r>
      <w:r w:rsidRPr="57CA6D0B" w:rsidR="4141490F">
        <w:rPr>
          <w:rStyle w:val="FootnoteReference"/>
          <w:rFonts w:ascii="Times New Roman" w:hAnsi="Times New Roman" w:eastAsia="Times New Roman" w:cs="Times New Roman"/>
          <w:sz w:val="24"/>
          <w:szCs w:val="24"/>
        </w:rPr>
        <w:footnoteReference w:id="53"/>
      </w:r>
      <w:r w:rsidRPr="57CA6D0B" w:rsidR="6B11F9A6">
        <w:rPr>
          <w:rFonts w:ascii="Times New Roman" w:hAnsi="Times New Roman" w:eastAsia="Times New Roman" w:cs="Times New Roman"/>
          <w:sz w:val="24"/>
          <w:szCs w:val="24"/>
        </w:rPr>
        <w:t xml:space="preserve"> </w:t>
      </w:r>
      <w:r w:rsidRPr="57CA6D0B" w:rsidR="009D16F5">
        <w:rPr>
          <w:rFonts w:ascii="Times New Roman" w:hAnsi="Times New Roman" w:eastAsia="Times New Roman" w:cs="Times New Roman"/>
          <w:sz w:val="24"/>
          <w:szCs w:val="24"/>
        </w:rPr>
        <w:t>These comments</w:t>
      </w:r>
      <w:r w:rsidRPr="57CA6D0B" w:rsidR="009D16F5">
        <w:rPr>
          <w:rFonts w:ascii="Times New Roman" w:hAnsi="Times New Roman" w:eastAsia="Times New Roman" w:cs="Times New Roman"/>
          <w:sz w:val="24"/>
          <w:szCs w:val="24"/>
        </w:rPr>
        <w:t xml:space="preserve"> </w:t>
      </w:r>
      <w:r w:rsidRPr="57CA6D0B" w:rsidR="009D16F5">
        <w:rPr>
          <w:rFonts w:ascii="Times New Roman" w:hAnsi="Times New Roman" w:eastAsia="Times New Roman" w:cs="Times New Roman"/>
          <w:sz w:val="24"/>
          <w:szCs w:val="24"/>
        </w:rPr>
        <w:t>demonstrate</w:t>
      </w:r>
      <w:r w:rsidRPr="57CA6D0B" w:rsidR="009D16F5">
        <w:rPr>
          <w:rFonts w:ascii="Times New Roman" w:hAnsi="Times New Roman" w:eastAsia="Times New Roman" w:cs="Times New Roman"/>
          <w:sz w:val="24"/>
          <w:szCs w:val="24"/>
        </w:rPr>
        <w:t xml:space="preserve"> a lack of understanding of the region’s complex history and politics.</w:t>
      </w:r>
    </w:p>
    <w:p w:rsidR="4141490F" w:rsidP="57CA6D0B" w:rsidRDefault="6B11F9A6" w14:paraId="48CEE7B0" w14:textId="7934B8E2">
      <w:pPr>
        <w:spacing w:line="480" w:lineRule="auto"/>
        <w:ind w:firstLine="720"/>
        <w:rPr>
          <w:rFonts w:ascii="Times New Roman" w:hAnsi="Times New Roman" w:eastAsia="Times New Roman" w:cs="Times New Roman"/>
          <w:sz w:val="24"/>
          <w:szCs w:val="24"/>
        </w:rPr>
      </w:pPr>
      <w:r w:rsidRPr="57CA6D0B" w:rsidR="6B11F9A6">
        <w:rPr>
          <w:rFonts w:ascii="Times New Roman" w:hAnsi="Times New Roman" w:eastAsia="Times New Roman" w:cs="Times New Roman"/>
          <w:sz w:val="24"/>
          <w:szCs w:val="24"/>
        </w:rPr>
        <w:t>Che</w:t>
      </w:r>
      <w:r w:rsidRPr="57CA6D0B" w:rsidR="00DF50D4">
        <w:rPr>
          <w:rFonts w:ascii="Times New Roman" w:hAnsi="Times New Roman" w:eastAsia="Times New Roman" w:cs="Times New Roman"/>
          <w:sz w:val="24"/>
          <w:szCs w:val="24"/>
        </w:rPr>
        <w:t>’s</w:t>
      </w:r>
      <w:r w:rsidRPr="57CA6D0B" w:rsidR="00DF50D4">
        <w:rPr>
          <w:rFonts w:ascii="Times New Roman" w:hAnsi="Times New Roman" w:eastAsia="Times New Roman" w:cs="Times New Roman"/>
          <w:sz w:val="24"/>
          <w:szCs w:val="24"/>
        </w:rPr>
        <w:t xml:space="preserve"> actions in Bolivia in 1953</w:t>
      </w:r>
      <w:r w:rsidRPr="57CA6D0B" w:rsidR="6B11F9A6">
        <w:rPr>
          <w:rFonts w:ascii="Times New Roman" w:hAnsi="Times New Roman" w:eastAsia="Times New Roman" w:cs="Times New Roman"/>
          <w:sz w:val="24"/>
          <w:szCs w:val="24"/>
        </w:rPr>
        <w:t xml:space="preserve"> foreshadowed his e</w:t>
      </w:r>
      <w:r w:rsidRPr="57CA6D0B" w:rsidR="00DF50D4">
        <w:rPr>
          <w:rFonts w:ascii="Times New Roman" w:hAnsi="Times New Roman" w:eastAsia="Times New Roman" w:cs="Times New Roman"/>
          <w:sz w:val="24"/>
          <w:szCs w:val="24"/>
        </w:rPr>
        <w:t>ventual failure</w:t>
      </w:r>
      <w:r w:rsidRPr="57CA6D0B" w:rsidR="6B11F9A6">
        <w:rPr>
          <w:rFonts w:ascii="Times New Roman" w:hAnsi="Times New Roman" w:eastAsia="Times New Roman" w:cs="Times New Roman"/>
          <w:sz w:val="24"/>
          <w:szCs w:val="24"/>
        </w:rPr>
        <w:t xml:space="preserve"> in </w:t>
      </w:r>
      <w:r w:rsidRPr="57CA6D0B" w:rsidR="001D7103">
        <w:rPr>
          <w:rFonts w:ascii="Times New Roman" w:hAnsi="Times New Roman" w:eastAsia="Times New Roman" w:cs="Times New Roman"/>
          <w:sz w:val="24"/>
          <w:szCs w:val="24"/>
        </w:rPr>
        <w:t>the country.</w:t>
      </w:r>
      <w:r w:rsidRPr="57CA6D0B" w:rsidR="6B11F9A6">
        <w:rPr>
          <w:rFonts w:ascii="Times New Roman" w:hAnsi="Times New Roman" w:eastAsia="Times New Roman" w:cs="Times New Roman"/>
          <w:sz w:val="24"/>
          <w:szCs w:val="24"/>
        </w:rPr>
        <w:t xml:space="preserve"> </w:t>
      </w:r>
      <w:r w:rsidRPr="57CA6D0B" w:rsidR="6A1E8A96">
        <w:rPr>
          <w:rFonts w:ascii="Times New Roman" w:hAnsi="Times New Roman" w:eastAsia="Times New Roman" w:cs="Times New Roman"/>
          <w:sz w:val="24"/>
          <w:szCs w:val="24"/>
        </w:rPr>
        <w:t>Che</w:t>
      </w:r>
      <w:r w:rsidRPr="57CA6D0B" w:rsidR="6B11F9A6">
        <w:rPr>
          <w:rFonts w:ascii="Times New Roman" w:hAnsi="Times New Roman" w:eastAsia="Times New Roman" w:cs="Times New Roman"/>
          <w:sz w:val="24"/>
          <w:szCs w:val="24"/>
        </w:rPr>
        <w:t xml:space="preserve"> </w:t>
      </w:r>
      <w:r w:rsidRPr="57CA6D0B" w:rsidR="6B11F9A6">
        <w:rPr>
          <w:rFonts w:ascii="Times New Roman" w:hAnsi="Times New Roman" w:eastAsia="Times New Roman" w:cs="Times New Roman"/>
          <w:sz w:val="24"/>
          <w:szCs w:val="24"/>
        </w:rPr>
        <w:t xml:space="preserve">failed to</w:t>
      </w:r>
      <w:r w:rsidRPr="57CA6D0B" w:rsidR="6B11F9A6">
        <w:rPr>
          <w:rFonts w:ascii="Times New Roman" w:hAnsi="Times New Roman" w:eastAsia="Times New Roman" w:cs="Times New Roman"/>
          <w:sz w:val="24"/>
          <w:szCs w:val="24"/>
        </w:rPr>
        <w:t xml:space="preserve"> </w:t>
      </w:r>
      <w:r w:rsidRPr="57CA6D0B" w:rsidR="20A7D255">
        <w:rPr>
          <w:rFonts w:ascii="Times New Roman" w:hAnsi="Times New Roman" w:eastAsia="Times New Roman" w:cs="Times New Roman"/>
          <w:sz w:val="24"/>
          <w:szCs w:val="24"/>
        </w:rPr>
        <w:t>establish</w:t>
      </w:r>
      <w:r w:rsidRPr="57CA6D0B" w:rsidR="6B11F9A6">
        <w:rPr>
          <w:rFonts w:ascii="Times New Roman" w:hAnsi="Times New Roman" w:eastAsia="Times New Roman" w:cs="Times New Roman"/>
          <w:sz w:val="24"/>
          <w:szCs w:val="24"/>
        </w:rPr>
        <w:t xml:space="preserve"> relationships with the peasantry or other Bolivians</w:t>
      </w:r>
      <w:r w:rsidRPr="57CA6D0B" w:rsidR="3A0AA33A">
        <w:rPr>
          <w:rFonts w:ascii="Times New Roman" w:hAnsi="Times New Roman" w:eastAsia="Times New Roman" w:cs="Times New Roman"/>
          <w:sz w:val="24"/>
          <w:szCs w:val="24"/>
        </w:rPr>
        <w:t>, spending most of his time with fellow</w:t>
      </w:r>
      <w:r w:rsidRPr="57CA6D0B" w:rsidR="007B5E98">
        <w:rPr>
          <w:rFonts w:ascii="Times New Roman" w:hAnsi="Times New Roman" w:eastAsia="Times New Roman" w:cs="Times New Roman"/>
          <w:sz w:val="24"/>
          <w:szCs w:val="24"/>
        </w:rPr>
        <w:t xml:space="preserve"> </w:t>
      </w:r>
      <w:r w:rsidRPr="57CA6D0B" w:rsidR="6B11F9A6">
        <w:rPr>
          <w:rFonts w:ascii="Times New Roman" w:hAnsi="Times New Roman" w:eastAsia="Times New Roman" w:cs="Times New Roman"/>
          <w:sz w:val="24"/>
          <w:szCs w:val="24"/>
        </w:rPr>
        <w:t>Argentinians</w:t>
      </w:r>
      <w:r w:rsidRPr="57CA6D0B" w:rsidR="6B11F9A6">
        <w:rPr>
          <w:rFonts w:ascii="Times New Roman" w:hAnsi="Times New Roman" w:eastAsia="Times New Roman" w:cs="Times New Roman"/>
          <w:sz w:val="24"/>
          <w:szCs w:val="24"/>
        </w:rPr>
        <w:t xml:space="preserve"> </w:t>
      </w:r>
      <w:r w:rsidRPr="57CA6D0B" w:rsidR="3F44DA5F">
        <w:rPr>
          <w:rFonts w:ascii="Times New Roman" w:hAnsi="Times New Roman" w:eastAsia="Times New Roman" w:cs="Times New Roman"/>
          <w:sz w:val="24"/>
          <w:szCs w:val="24"/>
        </w:rPr>
        <w:t xml:space="preserve">who reinforced his critical views </w:t>
      </w:r>
      <w:r w:rsidRPr="57CA6D0B" w:rsidR="3F44DA5F">
        <w:rPr>
          <w:rFonts w:ascii="Times New Roman" w:hAnsi="Times New Roman" w:eastAsia="Times New Roman" w:cs="Times New Roman"/>
          <w:sz w:val="24"/>
          <w:szCs w:val="24"/>
        </w:rPr>
        <w:t>of</w:t>
      </w:r>
      <w:r w:rsidRPr="57CA6D0B" w:rsidR="6B11F9A6">
        <w:rPr>
          <w:rFonts w:ascii="Times New Roman" w:hAnsi="Times New Roman" w:eastAsia="Times New Roman" w:cs="Times New Roman"/>
          <w:sz w:val="24"/>
          <w:szCs w:val="24"/>
        </w:rPr>
        <w:t xml:space="preserve"> </w:t>
      </w:r>
      <w:r w:rsidRPr="57CA6D0B" w:rsidR="6B11F9A6">
        <w:rPr>
          <w:rFonts w:ascii="Times New Roman" w:hAnsi="Times New Roman" w:eastAsia="Times New Roman" w:cs="Times New Roman"/>
          <w:sz w:val="24"/>
          <w:szCs w:val="24"/>
        </w:rPr>
        <w:t xml:space="preserve"> the</w:t>
      </w:r>
      <w:r w:rsidRPr="57CA6D0B" w:rsidR="6B11F9A6">
        <w:rPr>
          <w:rFonts w:ascii="Times New Roman" w:hAnsi="Times New Roman" w:eastAsia="Times New Roman" w:cs="Times New Roman"/>
          <w:sz w:val="24"/>
          <w:szCs w:val="24"/>
        </w:rPr>
        <w:t xml:space="preserve"> MNR </w:t>
      </w:r>
      <w:r w:rsidRPr="57CA6D0B" w:rsidR="16FE1A6A">
        <w:rPr>
          <w:rFonts w:ascii="Times New Roman" w:hAnsi="Times New Roman" w:eastAsia="Times New Roman" w:cs="Times New Roman"/>
          <w:sz w:val="24"/>
          <w:szCs w:val="24"/>
        </w:rPr>
        <w:t>r</w:t>
      </w:r>
      <w:r w:rsidRPr="57CA6D0B" w:rsidR="6B11F9A6">
        <w:rPr>
          <w:rFonts w:ascii="Times New Roman" w:hAnsi="Times New Roman" w:eastAsia="Times New Roman" w:cs="Times New Roman"/>
          <w:sz w:val="24"/>
          <w:szCs w:val="24"/>
        </w:rPr>
        <w:t>egime</w:t>
      </w:r>
      <w:r w:rsidRPr="57CA6D0B" w:rsidR="69810849">
        <w:rPr>
          <w:rFonts w:ascii="Times New Roman" w:hAnsi="Times New Roman" w:eastAsia="Times New Roman" w:cs="Times New Roman"/>
          <w:sz w:val="24"/>
          <w:szCs w:val="24"/>
        </w:rPr>
        <w:t>.</w:t>
      </w:r>
      <w:r w:rsidRPr="57CA6D0B" w:rsidR="6B11F9A6">
        <w:rPr>
          <w:rFonts w:ascii="Times New Roman" w:hAnsi="Times New Roman" w:eastAsia="Times New Roman" w:cs="Times New Roman"/>
          <w:sz w:val="24"/>
          <w:szCs w:val="24"/>
        </w:rPr>
        <w:t xml:space="preserve"> </w:t>
      </w:r>
      <w:r w:rsidRPr="57CA6D0B" w:rsidR="00FD091F">
        <w:rPr>
          <w:rFonts w:ascii="Times New Roman" w:hAnsi="Times New Roman" w:eastAsia="Times New Roman" w:cs="Times New Roman"/>
          <w:sz w:val="24"/>
          <w:szCs w:val="24"/>
        </w:rPr>
        <w:t>Despite</w:t>
      </w:r>
      <w:r w:rsidRPr="57CA6D0B" w:rsidR="003F4A00">
        <w:rPr>
          <w:rFonts w:ascii="Times New Roman" w:hAnsi="Times New Roman" w:eastAsia="Times New Roman" w:cs="Times New Roman"/>
          <w:sz w:val="24"/>
          <w:szCs w:val="24"/>
        </w:rPr>
        <w:t xml:space="preserve"> expressing interest in working</w:t>
      </w:r>
      <w:r w:rsidRPr="57CA6D0B" w:rsidR="003F4A00">
        <w:rPr>
          <w:rFonts w:ascii="Times New Roman" w:hAnsi="Times New Roman" w:eastAsia="Times New Roman" w:cs="Times New Roman"/>
          <w:sz w:val="24"/>
          <w:szCs w:val="24"/>
        </w:rPr>
        <w:t xml:space="preserve"> in the mines,</w:t>
      </w:r>
      <w:r w:rsidRPr="57CA6D0B" w:rsidR="6B11F9A6">
        <w:rPr>
          <w:rFonts w:ascii="Times New Roman" w:hAnsi="Times New Roman" w:eastAsia="Times New Roman" w:cs="Times New Roman"/>
          <w:sz w:val="24"/>
          <w:szCs w:val="24"/>
        </w:rPr>
        <w:t xml:space="preserve"> </w:t>
      </w:r>
      <w:r w:rsidRPr="57CA6D0B" w:rsidR="6B11F9A6">
        <w:rPr>
          <w:rFonts w:ascii="Times New Roman" w:hAnsi="Times New Roman" w:eastAsia="Times New Roman" w:cs="Times New Roman"/>
          <w:sz w:val="24"/>
          <w:szCs w:val="24"/>
        </w:rPr>
        <w:t>he declined</w:t>
      </w:r>
      <w:r w:rsidRPr="57CA6D0B" w:rsidR="003F4A00">
        <w:rPr>
          <w:rFonts w:ascii="Times New Roman" w:hAnsi="Times New Roman" w:eastAsia="Times New Roman" w:cs="Times New Roman"/>
          <w:sz w:val="24"/>
          <w:szCs w:val="24"/>
        </w:rPr>
        <w:t xml:space="preserve"> the opportunit</w:t>
      </w:r>
      <w:r w:rsidRPr="57CA6D0B" w:rsidR="0009745E">
        <w:rPr>
          <w:rFonts w:ascii="Times New Roman" w:hAnsi="Times New Roman" w:eastAsia="Times New Roman" w:cs="Times New Roman"/>
          <w:sz w:val="24"/>
          <w:szCs w:val="24"/>
        </w:rPr>
        <w:t>y</w:t>
      </w:r>
      <w:r w:rsidRPr="57CA6D0B" w:rsidR="6B11F9A6">
        <w:rPr>
          <w:rFonts w:ascii="Times New Roman" w:hAnsi="Times New Roman" w:eastAsia="Times New Roman" w:cs="Times New Roman"/>
          <w:sz w:val="24"/>
          <w:szCs w:val="24"/>
        </w:rPr>
        <w:t xml:space="preserve"> </w:t>
      </w:r>
      <w:r w:rsidRPr="57CA6D0B" w:rsidR="00165181">
        <w:rPr>
          <w:rFonts w:ascii="Times New Roman" w:hAnsi="Times New Roman" w:eastAsia="Times New Roman" w:cs="Times New Roman"/>
          <w:sz w:val="24"/>
          <w:szCs w:val="24"/>
        </w:rPr>
        <w:t>when he learned it required</w:t>
      </w:r>
      <w:r w:rsidRPr="57CA6D0B" w:rsidR="6B11F9A6">
        <w:rPr>
          <w:rFonts w:ascii="Times New Roman" w:hAnsi="Times New Roman" w:eastAsia="Times New Roman" w:cs="Times New Roman"/>
          <w:sz w:val="24"/>
          <w:szCs w:val="24"/>
        </w:rPr>
        <w:t xml:space="preserve"> </w:t>
      </w:r>
      <w:r w:rsidRPr="57CA6D0B" w:rsidR="00165181">
        <w:rPr>
          <w:rFonts w:ascii="Times New Roman" w:hAnsi="Times New Roman" w:eastAsia="Times New Roman" w:cs="Times New Roman"/>
          <w:sz w:val="24"/>
          <w:szCs w:val="24"/>
        </w:rPr>
        <w:t>a three-month</w:t>
      </w:r>
      <w:r w:rsidRPr="57CA6D0B" w:rsidR="6B11F9A6">
        <w:rPr>
          <w:rFonts w:ascii="Times New Roman" w:hAnsi="Times New Roman" w:eastAsia="Times New Roman" w:cs="Times New Roman"/>
          <w:sz w:val="24"/>
          <w:szCs w:val="24"/>
        </w:rPr>
        <w:t xml:space="preserve"> minimum </w:t>
      </w:r>
      <w:r w:rsidRPr="57CA6D0B" w:rsidR="00165181">
        <w:rPr>
          <w:rFonts w:ascii="Times New Roman" w:hAnsi="Times New Roman" w:eastAsia="Times New Roman" w:cs="Times New Roman"/>
          <w:sz w:val="24"/>
          <w:szCs w:val="24"/>
        </w:rPr>
        <w:t>commitment, stating:</w:t>
      </w:r>
      <w:r w:rsidRPr="57CA6D0B" w:rsidR="007B5E98">
        <w:rPr>
          <w:rFonts w:ascii="Times New Roman" w:hAnsi="Times New Roman" w:eastAsia="Times New Roman" w:cs="Times New Roman"/>
          <w:sz w:val="24"/>
          <w:szCs w:val="24"/>
        </w:rPr>
        <w:t xml:space="preserve"> </w:t>
      </w:r>
      <w:r w:rsidRPr="57CA6D0B" w:rsidR="6B11F9A6">
        <w:rPr>
          <w:rFonts w:ascii="Times New Roman" w:hAnsi="Times New Roman" w:eastAsia="Times New Roman" w:cs="Times New Roman"/>
          <w:sz w:val="24"/>
          <w:szCs w:val="24"/>
        </w:rPr>
        <w:t>“I was thinking of getting work in a mine but didn’t want to stay more than a month; they offered me a minimum of three, so I didn’t stick to that plan.”</w:t>
      </w:r>
      <w:r w:rsidRPr="57CA6D0B" w:rsidR="4141490F">
        <w:rPr>
          <w:rStyle w:val="FootnoteReference"/>
          <w:rFonts w:ascii="Times New Roman" w:hAnsi="Times New Roman" w:eastAsia="Times New Roman" w:cs="Times New Roman"/>
          <w:sz w:val="24"/>
          <w:szCs w:val="24"/>
        </w:rPr>
        <w:footnoteReference w:id="54"/>
      </w:r>
      <w:r w:rsidRPr="57CA6D0B" w:rsidR="6B11F9A6">
        <w:rPr>
          <w:rFonts w:ascii="Times New Roman" w:hAnsi="Times New Roman" w:eastAsia="Times New Roman" w:cs="Times New Roman"/>
          <w:sz w:val="24"/>
          <w:szCs w:val="24"/>
        </w:rPr>
        <w:t xml:space="preserve"> </w:t>
      </w:r>
      <w:r w:rsidRPr="57CA6D0B" w:rsidR="006D4C49">
        <w:rPr>
          <w:rFonts w:ascii="Times New Roman" w:hAnsi="Times New Roman" w:eastAsia="Times New Roman" w:cs="Times New Roman"/>
          <w:sz w:val="24"/>
          <w:szCs w:val="24"/>
        </w:rPr>
        <w:t xml:space="preserve">This missed opportunity </w:t>
      </w:r>
      <w:r w:rsidRPr="57CA6D0B" w:rsidR="6B11F9A6">
        <w:rPr>
          <w:rFonts w:ascii="Times New Roman" w:hAnsi="Times New Roman" w:eastAsia="Times New Roman" w:cs="Times New Roman"/>
          <w:sz w:val="24"/>
          <w:szCs w:val="24"/>
        </w:rPr>
        <w:t>might have</w:t>
      </w:r>
      <w:r w:rsidRPr="57CA6D0B" w:rsidR="006D4C49">
        <w:rPr>
          <w:rFonts w:ascii="Times New Roman" w:hAnsi="Times New Roman" w:eastAsia="Times New Roman" w:cs="Times New Roman"/>
          <w:sz w:val="24"/>
          <w:szCs w:val="24"/>
        </w:rPr>
        <w:t xml:space="preserve"> allowed</w:t>
      </w:r>
      <w:r w:rsidRPr="57CA6D0B" w:rsidR="6B11F9A6">
        <w:rPr>
          <w:rFonts w:ascii="Times New Roman" w:hAnsi="Times New Roman" w:eastAsia="Times New Roman" w:cs="Times New Roman"/>
          <w:sz w:val="24"/>
          <w:szCs w:val="24"/>
        </w:rPr>
        <w:t xml:space="preserve"> him</w:t>
      </w:r>
      <w:r w:rsidRPr="57CA6D0B" w:rsidR="0057692A">
        <w:rPr>
          <w:rFonts w:ascii="Times New Roman" w:hAnsi="Times New Roman" w:eastAsia="Times New Roman" w:cs="Times New Roman"/>
          <w:sz w:val="24"/>
          <w:szCs w:val="24"/>
        </w:rPr>
        <w:t xml:space="preserve"> to better understand </w:t>
      </w:r>
      <w:r w:rsidRPr="57CA6D0B" w:rsidR="6B11F9A6">
        <w:rPr>
          <w:rFonts w:ascii="Times New Roman" w:hAnsi="Times New Roman" w:eastAsia="Times New Roman" w:cs="Times New Roman"/>
          <w:sz w:val="24"/>
          <w:szCs w:val="24"/>
        </w:rPr>
        <w:t>the</w:t>
      </w:r>
      <w:r w:rsidRPr="57CA6D0B" w:rsidR="0057692A">
        <w:rPr>
          <w:rFonts w:ascii="Times New Roman" w:hAnsi="Times New Roman" w:eastAsia="Times New Roman" w:cs="Times New Roman"/>
          <w:sz w:val="24"/>
          <w:szCs w:val="24"/>
        </w:rPr>
        <w:t xml:space="preserve"> struggles of</w:t>
      </w:r>
      <w:r w:rsidRPr="57CA6D0B" w:rsidR="6B11F9A6">
        <w:rPr>
          <w:rFonts w:ascii="Times New Roman" w:hAnsi="Times New Roman" w:eastAsia="Times New Roman" w:cs="Times New Roman"/>
          <w:sz w:val="24"/>
          <w:szCs w:val="24"/>
        </w:rPr>
        <w:t xml:space="preserve"> Bolivian </w:t>
      </w:r>
      <w:r w:rsidRPr="57CA6D0B" w:rsidR="0057692A">
        <w:rPr>
          <w:rFonts w:ascii="Times New Roman" w:hAnsi="Times New Roman" w:eastAsia="Times New Roman" w:cs="Times New Roman"/>
          <w:sz w:val="24"/>
          <w:szCs w:val="24"/>
        </w:rPr>
        <w:t>workers and peasants</w:t>
      </w:r>
      <w:r w:rsidRPr="57CA6D0B" w:rsidR="6B11F9A6">
        <w:rPr>
          <w:rFonts w:ascii="Times New Roman" w:hAnsi="Times New Roman" w:eastAsia="Times New Roman" w:cs="Times New Roman"/>
          <w:sz w:val="24"/>
          <w:szCs w:val="24"/>
        </w:rPr>
        <w:t xml:space="preserve">. </w:t>
      </w:r>
      <w:r w:rsidRPr="57CA6D0B" w:rsidR="0057692A">
        <w:rPr>
          <w:rFonts w:ascii="Times New Roman" w:hAnsi="Times New Roman" w:eastAsia="Times New Roman" w:cs="Times New Roman"/>
          <w:sz w:val="24"/>
          <w:szCs w:val="24"/>
        </w:rPr>
        <w:t>Unlike Che, o</w:t>
      </w:r>
      <w:r w:rsidRPr="57CA6D0B" w:rsidR="6B11F9A6">
        <w:rPr>
          <w:rFonts w:ascii="Times New Roman" w:hAnsi="Times New Roman" w:eastAsia="Times New Roman" w:cs="Times New Roman"/>
          <w:sz w:val="24"/>
          <w:szCs w:val="24"/>
        </w:rPr>
        <w:t>ther</w:t>
      </w:r>
      <w:r w:rsidRPr="57CA6D0B" w:rsidR="0057692A">
        <w:rPr>
          <w:rFonts w:ascii="Times New Roman" w:hAnsi="Times New Roman" w:eastAsia="Times New Roman" w:cs="Times New Roman"/>
          <w:sz w:val="24"/>
          <w:szCs w:val="24"/>
        </w:rPr>
        <w:t xml:space="preserve"> travelers</w:t>
      </w:r>
      <w:r w:rsidRPr="57CA6D0B" w:rsidR="6B11F9A6">
        <w:rPr>
          <w:rFonts w:ascii="Times New Roman" w:hAnsi="Times New Roman" w:eastAsia="Times New Roman" w:cs="Times New Roman"/>
          <w:sz w:val="24"/>
          <w:szCs w:val="24"/>
        </w:rPr>
        <w:t xml:space="preserve"> </w:t>
      </w:r>
      <w:r w:rsidRPr="57CA6D0B" w:rsidR="0057692A">
        <w:rPr>
          <w:rFonts w:ascii="Times New Roman" w:hAnsi="Times New Roman" w:eastAsia="Times New Roman" w:cs="Times New Roman"/>
          <w:sz w:val="24"/>
          <w:szCs w:val="24"/>
        </w:rPr>
        <w:t>of</w:t>
      </w:r>
      <w:r w:rsidRPr="57CA6D0B" w:rsidR="6B11F9A6">
        <w:rPr>
          <w:rFonts w:ascii="Times New Roman" w:hAnsi="Times New Roman" w:eastAsia="Times New Roman" w:cs="Times New Roman"/>
          <w:sz w:val="24"/>
          <w:szCs w:val="24"/>
        </w:rPr>
        <w:t xml:space="preserve"> the time, </w:t>
      </w:r>
      <w:r w:rsidRPr="57CA6D0B" w:rsidR="002A4BAD">
        <w:rPr>
          <w:rFonts w:ascii="Times New Roman" w:hAnsi="Times New Roman" w:eastAsia="Times New Roman" w:cs="Times New Roman"/>
          <w:sz w:val="24"/>
          <w:szCs w:val="24"/>
        </w:rPr>
        <w:t>such as Lilo Linke and Alicia Ortiz</w:t>
      </w:r>
      <w:r w:rsidRPr="57CA6D0B" w:rsidR="6B11F9A6">
        <w:rPr>
          <w:rFonts w:ascii="Times New Roman" w:hAnsi="Times New Roman" w:eastAsia="Times New Roman" w:cs="Times New Roman"/>
          <w:sz w:val="24"/>
          <w:szCs w:val="24"/>
        </w:rPr>
        <w:t xml:space="preserve">, </w:t>
      </w:r>
      <w:r w:rsidRPr="57CA6D0B" w:rsidR="002A4BAD">
        <w:rPr>
          <w:rFonts w:ascii="Times New Roman" w:hAnsi="Times New Roman" w:eastAsia="Times New Roman" w:cs="Times New Roman"/>
          <w:sz w:val="24"/>
          <w:szCs w:val="24"/>
        </w:rPr>
        <w:t>successfully connected with the people and documented their experiences</w:t>
      </w:r>
      <w:r w:rsidRPr="57CA6D0B" w:rsidR="6B11F9A6">
        <w:rPr>
          <w:rFonts w:ascii="Times New Roman" w:hAnsi="Times New Roman" w:eastAsia="Times New Roman" w:cs="Times New Roman"/>
          <w:sz w:val="24"/>
          <w:szCs w:val="24"/>
        </w:rPr>
        <w:t xml:space="preserve">.  </w:t>
      </w:r>
    </w:p>
    <w:p w:rsidR="4141490F" w:rsidDel="00234BD0" w:rsidP="57CA6D0B" w:rsidRDefault="000B1BA7" w14:paraId="20B1A610" w14:textId="05E2764A">
      <w:pPr>
        <w:spacing w:line="480" w:lineRule="auto"/>
        <w:ind w:firstLine="720"/>
        <w:rPr>
          <w:rFonts w:ascii="Times New Roman" w:hAnsi="Times New Roman" w:eastAsia="Times New Roman" w:cs="Times New Roman"/>
          <w:sz w:val="24"/>
          <w:szCs w:val="24"/>
        </w:rPr>
      </w:pPr>
      <w:r w:rsidRPr="57CA6D0B" w:rsidR="000B1BA7">
        <w:rPr>
          <w:rFonts w:ascii="Times New Roman" w:hAnsi="Times New Roman" w:eastAsia="Times New Roman" w:cs="Times New Roman"/>
          <w:sz w:val="24"/>
          <w:szCs w:val="24"/>
        </w:rPr>
        <w:t xml:space="preserve">Lilo </w:t>
      </w:r>
      <w:r w:rsidRPr="57CA6D0B" w:rsidR="6B11F9A6">
        <w:rPr>
          <w:rFonts w:ascii="Times New Roman" w:hAnsi="Times New Roman" w:eastAsia="Times New Roman" w:cs="Times New Roman"/>
          <w:sz w:val="24"/>
          <w:szCs w:val="24"/>
        </w:rPr>
        <w:t xml:space="preserve">Linke, a German woman, spent </w:t>
      </w:r>
      <w:r w:rsidRPr="57CA6D0B" w:rsidR="000B1BA7">
        <w:rPr>
          <w:rFonts w:ascii="Times New Roman" w:hAnsi="Times New Roman" w:eastAsia="Times New Roman" w:cs="Times New Roman"/>
          <w:sz w:val="24"/>
          <w:szCs w:val="24"/>
        </w:rPr>
        <w:t>time</w:t>
      </w:r>
      <w:r w:rsidRPr="57CA6D0B" w:rsidR="6B11F9A6">
        <w:rPr>
          <w:rFonts w:ascii="Times New Roman" w:hAnsi="Times New Roman" w:eastAsia="Times New Roman" w:cs="Times New Roman"/>
          <w:sz w:val="24"/>
          <w:szCs w:val="24"/>
        </w:rPr>
        <w:t xml:space="preserve"> in the Ministry of Peasant</w:t>
      </w:r>
      <w:r w:rsidRPr="57CA6D0B" w:rsidR="000B1BA7">
        <w:rPr>
          <w:rFonts w:ascii="Times New Roman" w:hAnsi="Times New Roman" w:eastAsia="Times New Roman" w:cs="Times New Roman"/>
          <w:sz w:val="24"/>
          <w:szCs w:val="24"/>
        </w:rPr>
        <w:t xml:space="preserve"> Affairs,</w:t>
      </w:r>
      <w:r w:rsidRPr="57CA6D0B" w:rsidR="6B11F9A6">
        <w:rPr>
          <w:rFonts w:ascii="Times New Roman" w:hAnsi="Times New Roman" w:eastAsia="Times New Roman" w:cs="Times New Roman"/>
          <w:sz w:val="24"/>
          <w:szCs w:val="24"/>
        </w:rPr>
        <w:t xml:space="preserve"> listening to</w:t>
      </w:r>
      <w:r w:rsidRPr="57CA6D0B" w:rsidR="0079615F">
        <w:rPr>
          <w:rFonts w:ascii="Times New Roman" w:hAnsi="Times New Roman" w:eastAsia="Times New Roman" w:cs="Times New Roman"/>
          <w:sz w:val="24"/>
          <w:szCs w:val="24"/>
        </w:rPr>
        <w:t xml:space="preserve"> </w:t>
      </w:r>
      <w:r w:rsidRPr="57CA6D0B" w:rsidR="6B11F9A6">
        <w:rPr>
          <w:rFonts w:ascii="Times New Roman" w:hAnsi="Times New Roman" w:eastAsia="Times New Roman" w:cs="Times New Roman"/>
          <w:sz w:val="24"/>
          <w:szCs w:val="24"/>
        </w:rPr>
        <w:t>petitions</w:t>
      </w:r>
      <w:r w:rsidRPr="57CA6D0B" w:rsidR="0079615F">
        <w:rPr>
          <w:rFonts w:ascii="Times New Roman" w:hAnsi="Times New Roman" w:eastAsia="Times New Roman" w:cs="Times New Roman"/>
          <w:sz w:val="24"/>
          <w:szCs w:val="24"/>
        </w:rPr>
        <w:t xml:space="preserve"> and interacting with mine workers.</w:t>
      </w:r>
      <w:r w:rsidRPr="57CA6D0B" w:rsidR="00E753D5">
        <w:rPr>
          <w:rFonts w:ascii="Times New Roman" w:hAnsi="Times New Roman" w:eastAsia="Times New Roman" w:cs="Times New Roman"/>
          <w:sz w:val="24"/>
          <w:szCs w:val="24"/>
        </w:rPr>
        <w:t xml:space="preserve"> Her detailed observations </w:t>
      </w:r>
      <w:r w:rsidRPr="57CA6D0B" w:rsidR="00E753D5">
        <w:rPr>
          <w:rFonts w:ascii="Times New Roman" w:hAnsi="Times New Roman" w:eastAsia="Times New Roman" w:cs="Times New Roman"/>
          <w:sz w:val="24"/>
          <w:szCs w:val="24"/>
        </w:rPr>
        <w:t>provided</w:t>
      </w:r>
      <w:r w:rsidRPr="57CA6D0B" w:rsidR="00E753D5">
        <w:rPr>
          <w:rFonts w:ascii="Times New Roman" w:hAnsi="Times New Roman" w:eastAsia="Times New Roman" w:cs="Times New Roman"/>
          <w:sz w:val="24"/>
          <w:szCs w:val="24"/>
        </w:rPr>
        <w:t xml:space="preserve"> valuable insight into the harsh </w:t>
      </w:r>
      <w:r w:rsidRPr="57CA6D0B" w:rsidR="6B11F9A6">
        <w:rPr>
          <w:rFonts w:ascii="Times New Roman" w:hAnsi="Times New Roman" w:eastAsia="Times New Roman" w:cs="Times New Roman"/>
          <w:sz w:val="24"/>
          <w:szCs w:val="24"/>
        </w:rPr>
        <w:t xml:space="preserve">living conditions </w:t>
      </w:r>
      <w:r w:rsidRPr="57CA6D0B" w:rsidR="00E753D5">
        <w:rPr>
          <w:rFonts w:ascii="Times New Roman" w:hAnsi="Times New Roman" w:eastAsia="Times New Roman" w:cs="Times New Roman"/>
          <w:sz w:val="24"/>
          <w:szCs w:val="24"/>
        </w:rPr>
        <w:t xml:space="preserve">of miners and the broader impact of the MNR’s </w:t>
      </w:r>
      <w:r w:rsidRPr="57CA6D0B" w:rsidR="00E753D5">
        <w:rPr>
          <w:rFonts w:ascii="Times New Roman" w:hAnsi="Times New Roman" w:eastAsia="Times New Roman" w:cs="Times New Roman"/>
          <w:sz w:val="24"/>
          <w:szCs w:val="24"/>
        </w:rPr>
        <w:t>policies</w:t>
      </w:r>
      <w:r w:rsidRPr="57CA6D0B" w:rsidR="6B11F9A6">
        <w:rPr>
          <w:rFonts w:ascii="Times New Roman" w:hAnsi="Times New Roman" w:eastAsia="Times New Roman" w:cs="Times New Roman"/>
          <w:sz w:val="24"/>
          <w:szCs w:val="24"/>
        </w:rPr>
        <w:t>.</w:t>
      </w:r>
      <w:r w:rsidRPr="57CA6D0B" w:rsidR="4141490F">
        <w:rPr>
          <w:rStyle w:val="FootnoteReference"/>
          <w:rFonts w:ascii="Times New Roman" w:hAnsi="Times New Roman" w:eastAsia="Times New Roman" w:cs="Times New Roman"/>
          <w:sz w:val="24"/>
          <w:szCs w:val="24"/>
        </w:rPr>
        <w:footnoteReference w:id="55"/>
      </w:r>
      <w:r w:rsidRPr="57CA6D0B" w:rsidR="6B11F9A6">
        <w:rPr>
          <w:rFonts w:ascii="Times New Roman" w:hAnsi="Times New Roman" w:eastAsia="Times New Roman" w:cs="Times New Roman"/>
          <w:sz w:val="24"/>
          <w:szCs w:val="24"/>
        </w:rPr>
        <w:t xml:space="preserve"> </w:t>
      </w:r>
      <w:r w:rsidRPr="57CA6D0B" w:rsidR="005A77CA">
        <w:rPr>
          <w:rFonts w:ascii="Times New Roman" w:hAnsi="Times New Roman" w:eastAsia="Times New Roman" w:cs="Times New Roman"/>
          <w:sz w:val="24"/>
          <w:szCs w:val="24"/>
        </w:rPr>
        <w:t xml:space="preserve">Similarly, </w:t>
      </w:r>
      <w:r w:rsidRPr="57CA6D0B" w:rsidR="6B11F9A6">
        <w:rPr>
          <w:rFonts w:ascii="Times New Roman" w:hAnsi="Times New Roman" w:eastAsia="Times New Roman" w:cs="Times New Roman"/>
          <w:sz w:val="24"/>
          <w:szCs w:val="24"/>
        </w:rPr>
        <w:t xml:space="preserve">Alicia Ortiz, an Argentinian </w:t>
      </w:r>
      <w:r w:rsidRPr="57CA6D0B" w:rsidR="10693B7C">
        <w:rPr>
          <w:rFonts w:ascii="Times New Roman" w:hAnsi="Times New Roman" w:eastAsia="Times New Roman" w:cs="Times New Roman"/>
          <w:sz w:val="24"/>
          <w:szCs w:val="24"/>
        </w:rPr>
        <w:t xml:space="preserve">woman, </w:t>
      </w:r>
      <w:r w:rsidRPr="57CA6D0B" w:rsidR="006E4393">
        <w:rPr>
          <w:rFonts w:ascii="Times New Roman" w:hAnsi="Times New Roman" w:eastAsia="Times New Roman" w:cs="Times New Roman"/>
          <w:sz w:val="24"/>
          <w:szCs w:val="24"/>
        </w:rPr>
        <w:t xml:space="preserve">engaged directly </w:t>
      </w:r>
      <w:r w:rsidRPr="57CA6D0B" w:rsidR="6B11F9A6">
        <w:rPr>
          <w:rFonts w:ascii="Times New Roman" w:hAnsi="Times New Roman" w:eastAsia="Times New Roman" w:cs="Times New Roman"/>
          <w:sz w:val="24"/>
          <w:szCs w:val="24"/>
        </w:rPr>
        <w:t>with the agricultural sector</w:t>
      </w:r>
      <w:r w:rsidRPr="57CA6D0B" w:rsidR="006E4393">
        <w:rPr>
          <w:rFonts w:ascii="Times New Roman" w:hAnsi="Times New Roman" w:eastAsia="Times New Roman" w:cs="Times New Roman"/>
          <w:sz w:val="24"/>
          <w:szCs w:val="24"/>
        </w:rPr>
        <w:t>, discussing land reform and the challenges faced by the peasantry.</w:t>
      </w:r>
      <w:r w:rsidRPr="57CA6D0B" w:rsidR="6B11F9A6">
        <w:rPr>
          <w:rFonts w:ascii="Times New Roman" w:hAnsi="Times New Roman" w:eastAsia="Times New Roman" w:cs="Times New Roman"/>
          <w:sz w:val="24"/>
          <w:szCs w:val="24"/>
        </w:rPr>
        <w:t xml:space="preserve"> </w:t>
      </w:r>
      <w:r w:rsidRPr="57CA6D0B" w:rsidR="6B11F9A6">
        <w:rPr>
          <w:rFonts w:ascii="Times New Roman" w:hAnsi="Times New Roman" w:eastAsia="Times New Roman" w:cs="Times New Roman"/>
          <w:sz w:val="24"/>
          <w:szCs w:val="24"/>
        </w:rPr>
        <w:t xml:space="preserve">Both </w:t>
      </w:r>
      <w:r w:rsidRPr="57CA6D0B" w:rsidR="6B11F9A6">
        <w:rPr>
          <w:rFonts w:ascii="Times New Roman" w:hAnsi="Times New Roman" w:eastAsia="Times New Roman" w:cs="Times New Roman"/>
          <w:sz w:val="24"/>
          <w:szCs w:val="24"/>
        </w:rPr>
        <w:t xml:space="preserve">women’s accounts </w:t>
      </w:r>
      <w:r w:rsidRPr="57CA6D0B" w:rsidR="002846F5">
        <w:rPr>
          <w:rFonts w:ascii="Times New Roman" w:hAnsi="Times New Roman" w:eastAsia="Times New Roman" w:cs="Times New Roman"/>
          <w:sz w:val="24"/>
          <w:szCs w:val="24"/>
        </w:rPr>
        <w:t>highlight the depth of understanding that</w:t>
      </w:r>
      <w:r w:rsidRPr="57CA6D0B" w:rsidR="6B11F9A6">
        <w:rPr>
          <w:rFonts w:ascii="Times New Roman" w:hAnsi="Times New Roman" w:eastAsia="Times New Roman" w:cs="Times New Roman"/>
          <w:sz w:val="24"/>
          <w:szCs w:val="24"/>
        </w:rPr>
        <w:t xml:space="preserve"> Che </w:t>
      </w:r>
      <w:r w:rsidRPr="57CA6D0B" w:rsidR="002846F5">
        <w:rPr>
          <w:rFonts w:ascii="Times New Roman" w:hAnsi="Times New Roman" w:eastAsia="Times New Roman" w:cs="Times New Roman"/>
          <w:sz w:val="24"/>
          <w:szCs w:val="24"/>
        </w:rPr>
        <w:t>lacked during his time in Bolivia</w:t>
      </w:r>
      <w:r w:rsidRPr="57CA6D0B" w:rsidR="00234BD0">
        <w:rPr>
          <w:rFonts w:ascii="Times New Roman" w:hAnsi="Times New Roman" w:eastAsia="Times New Roman" w:cs="Times New Roman"/>
          <w:sz w:val="24"/>
          <w:szCs w:val="24"/>
        </w:rPr>
        <w:t xml:space="preserve">. </w:t>
      </w:r>
    </w:p>
    <w:p w:rsidR="5C367E8B" w:rsidP="57CA6D0B" w:rsidRDefault="5C367E8B" w14:paraId="2C8630CF" w14:textId="0F85C2EC">
      <w:pPr>
        <w:spacing w:line="480" w:lineRule="auto"/>
        <w:ind w:firstLine="720"/>
        <w:rPr>
          <w:rFonts w:ascii="Times New Roman" w:hAnsi="Times New Roman" w:eastAsia="Times New Roman" w:cs="Times New Roman"/>
          <w:sz w:val="24"/>
          <w:szCs w:val="24"/>
        </w:rPr>
      </w:pPr>
      <w:r w:rsidRPr="57CA6D0B" w:rsidR="4141490F">
        <w:rPr>
          <w:rFonts w:ascii="Times New Roman" w:hAnsi="Times New Roman" w:eastAsia="Times New Roman" w:cs="Times New Roman"/>
          <w:sz w:val="24"/>
          <w:szCs w:val="24"/>
        </w:rPr>
        <w:t xml:space="preserve">Interactions with the peasantry </w:t>
      </w:r>
      <w:r w:rsidRPr="57CA6D0B" w:rsidR="4141490F">
        <w:rPr>
          <w:rFonts w:ascii="Times New Roman" w:hAnsi="Times New Roman" w:eastAsia="Times New Roman" w:cs="Times New Roman"/>
          <w:sz w:val="24"/>
          <w:szCs w:val="24"/>
        </w:rPr>
        <w:t>later define</w:t>
      </w:r>
      <w:r w:rsidRPr="57CA6D0B" w:rsidR="00234BD0">
        <w:rPr>
          <w:rFonts w:ascii="Times New Roman" w:hAnsi="Times New Roman" w:eastAsia="Times New Roman" w:cs="Times New Roman"/>
          <w:sz w:val="24"/>
          <w:szCs w:val="24"/>
        </w:rPr>
        <w:t>d Che’s role in</w:t>
      </w:r>
      <w:r w:rsidRPr="57CA6D0B" w:rsidR="4141490F">
        <w:rPr>
          <w:rFonts w:ascii="Times New Roman" w:hAnsi="Times New Roman" w:eastAsia="Times New Roman" w:cs="Times New Roman"/>
          <w:sz w:val="24"/>
          <w:szCs w:val="24"/>
        </w:rPr>
        <w:t xml:space="preserve"> the Cuban Revolution and </w:t>
      </w:r>
      <w:r w:rsidRPr="57CA6D0B" w:rsidR="00234BD0">
        <w:rPr>
          <w:rFonts w:ascii="Times New Roman" w:hAnsi="Times New Roman" w:eastAsia="Times New Roman" w:cs="Times New Roman"/>
          <w:sz w:val="24"/>
          <w:szCs w:val="24"/>
        </w:rPr>
        <w:t>his writings</w:t>
      </w:r>
      <w:r w:rsidRPr="57CA6D0B" w:rsidR="00234BD0">
        <w:rPr>
          <w:rFonts w:ascii="Times New Roman" w:hAnsi="Times New Roman" w:eastAsia="Times New Roman" w:cs="Times New Roman"/>
          <w:sz w:val="24"/>
          <w:szCs w:val="24"/>
        </w:rPr>
        <w:t>, such as</w:t>
      </w:r>
      <w:r w:rsidRPr="57CA6D0B" w:rsidR="4141490F">
        <w:rPr>
          <w:rFonts w:ascii="Times New Roman" w:hAnsi="Times New Roman" w:eastAsia="Times New Roman" w:cs="Times New Roman"/>
          <w:sz w:val="24"/>
          <w:szCs w:val="24"/>
        </w:rPr>
        <w:t xml:space="preserve"> </w:t>
      </w:r>
      <w:r w:rsidRPr="57CA6D0B" w:rsidR="4141490F">
        <w:rPr>
          <w:rFonts w:ascii="Times New Roman" w:hAnsi="Times New Roman" w:eastAsia="Times New Roman" w:cs="Times New Roman"/>
          <w:i w:val="1"/>
          <w:iCs w:val="1"/>
          <w:sz w:val="24"/>
          <w:szCs w:val="24"/>
        </w:rPr>
        <w:t>Guerrilla Warfare</w:t>
      </w:r>
      <w:r w:rsidRPr="57CA6D0B" w:rsidR="00234BD0">
        <w:rPr>
          <w:rFonts w:ascii="Times New Roman" w:hAnsi="Times New Roman" w:eastAsia="Times New Roman" w:cs="Times New Roman"/>
          <w:sz w:val="24"/>
          <w:szCs w:val="24"/>
        </w:rPr>
        <w:t>.</w:t>
      </w:r>
      <w:r w:rsidRPr="57CA6D0B" w:rsidR="4141490F">
        <w:rPr>
          <w:rFonts w:ascii="Times New Roman" w:hAnsi="Times New Roman" w:eastAsia="Times New Roman" w:cs="Times New Roman"/>
          <w:sz w:val="24"/>
          <w:szCs w:val="24"/>
        </w:rPr>
        <w:t xml:space="preserve"> </w:t>
      </w:r>
      <w:r w:rsidRPr="57CA6D0B" w:rsidR="00234BD0">
        <w:rPr>
          <w:rFonts w:ascii="Times New Roman" w:hAnsi="Times New Roman" w:eastAsia="Times New Roman" w:cs="Times New Roman"/>
          <w:sz w:val="24"/>
          <w:szCs w:val="24"/>
        </w:rPr>
        <w:t>However,</w:t>
      </w:r>
      <w:r w:rsidRPr="57CA6D0B" w:rsidR="4141490F">
        <w:rPr>
          <w:rFonts w:ascii="Times New Roman" w:hAnsi="Times New Roman" w:eastAsia="Times New Roman" w:cs="Times New Roman"/>
          <w:sz w:val="24"/>
          <w:szCs w:val="24"/>
        </w:rPr>
        <w:t xml:space="preserve"> his</w:t>
      </w:r>
      <w:r w:rsidRPr="57CA6D0B" w:rsidR="4141490F">
        <w:rPr>
          <w:rFonts w:ascii="Times New Roman" w:hAnsi="Times New Roman" w:eastAsia="Times New Roman" w:cs="Times New Roman"/>
          <w:sz w:val="24"/>
          <w:szCs w:val="24"/>
        </w:rPr>
        <w:t xml:space="preserve"> 1953 </w:t>
      </w:r>
      <w:r w:rsidRPr="57CA6D0B" w:rsidR="00234BD0">
        <w:rPr>
          <w:rFonts w:ascii="Times New Roman" w:hAnsi="Times New Roman" w:eastAsia="Times New Roman" w:cs="Times New Roman"/>
          <w:sz w:val="24"/>
          <w:szCs w:val="24"/>
        </w:rPr>
        <w:t xml:space="preserve">travels in Bolivia </w:t>
      </w:r>
      <w:r w:rsidRPr="57CA6D0B" w:rsidR="4141490F">
        <w:rPr>
          <w:rFonts w:ascii="Times New Roman" w:hAnsi="Times New Roman" w:eastAsia="Times New Roman" w:cs="Times New Roman"/>
          <w:sz w:val="24"/>
          <w:szCs w:val="24"/>
        </w:rPr>
        <w:t>showcase</w:t>
      </w:r>
      <w:r w:rsidRPr="57CA6D0B" w:rsidR="00234BD0">
        <w:rPr>
          <w:rFonts w:ascii="Times New Roman" w:hAnsi="Times New Roman" w:eastAsia="Times New Roman" w:cs="Times New Roman"/>
          <w:sz w:val="24"/>
          <w:szCs w:val="24"/>
        </w:rPr>
        <w:t>d</w:t>
      </w:r>
      <w:r w:rsidRPr="57CA6D0B" w:rsidR="4141490F">
        <w:rPr>
          <w:rFonts w:ascii="Times New Roman" w:hAnsi="Times New Roman" w:eastAsia="Times New Roman" w:cs="Times New Roman"/>
          <w:sz w:val="24"/>
          <w:szCs w:val="24"/>
        </w:rPr>
        <w:t xml:space="preserve"> </w:t>
      </w:r>
      <w:r w:rsidRPr="57CA6D0B" w:rsidR="00D40B2A">
        <w:rPr>
          <w:rFonts w:ascii="Times New Roman" w:hAnsi="Times New Roman" w:eastAsia="Times New Roman" w:cs="Times New Roman"/>
          <w:sz w:val="24"/>
          <w:szCs w:val="24"/>
        </w:rPr>
        <w:t xml:space="preserve">his inability to </w:t>
      </w:r>
      <w:r w:rsidRPr="57CA6D0B" w:rsidR="00D40B2A">
        <w:rPr>
          <w:rFonts w:ascii="Times New Roman" w:hAnsi="Times New Roman" w:eastAsia="Times New Roman" w:cs="Times New Roman"/>
          <w:sz w:val="24"/>
          <w:szCs w:val="24"/>
        </w:rPr>
        <w:t>connect with the local people or grasp the socio-political environment</w:t>
      </w:r>
      <w:r w:rsidRPr="57CA6D0B" w:rsidR="4141490F">
        <w:rPr>
          <w:rFonts w:ascii="Times New Roman" w:hAnsi="Times New Roman" w:eastAsia="Times New Roman" w:cs="Times New Roman"/>
          <w:sz w:val="24"/>
          <w:szCs w:val="24"/>
        </w:rPr>
        <w:t>. The MNR</w:t>
      </w:r>
      <w:r w:rsidRPr="57CA6D0B" w:rsidR="00D40B2A">
        <w:rPr>
          <w:rFonts w:ascii="Times New Roman" w:hAnsi="Times New Roman" w:eastAsia="Times New Roman" w:cs="Times New Roman"/>
          <w:sz w:val="24"/>
          <w:szCs w:val="24"/>
        </w:rPr>
        <w:t xml:space="preserve"> succeeded in</w:t>
      </w:r>
      <w:r w:rsidRPr="57CA6D0B" w:rsidR="4141490F">
        <w:rPr>
          <w:rFonts w:ascii="Times New Roman" w:hAnsi="Times New Roman" w:eastAsia="Times New Roman" w:cs="Times New Roman"/>
          <w:sz w:val="24"/>
          <w:szCs w:val="24"/>
        </w:rPr>
        <w:t xml:space="preserve"> promot</w:t>
      </w:r>
      <w:r w:rsidRPr="57CA6D0B" w:rsidR="00D40B2A">
        <w:rPr>
          <w:rFonts w:ascii="Times New Roman" w:hAnsi="Times New Roman" w:eastAsia="Times New Roman" w:cs="Times New Roman"/>
          <w:sz w:val="24"/>
          <w:szCs w:val="24"/>
        </w:rPr>
        <w:t>ing land reform</w:t>
      </w:r>
      <w:r w:rsidRPr="57CA6D0B" w:rsidR="4141490F">
        <w:rPr>
          <w:rFonts w:ascii="Times New Roman" w:hAnsi="Times New Roman" w:eastAsia="Times New Roman" w:cs="Times New Roman"/>
          <w:sz w:val="24"/>
          <w:szCs w:val="24"/>
        </w:rPr>
        <w:t xml:space="preserve"> </w:t>
      </w:r>
      <w:r w:rsidRPr="57CA6D0B" w:rsidR="00D40B2A">
        <w:rPr>
          <w:rFonts w:ascii="Times New Roman" w:hAnsi="Times New Roman" w:eastAsia="Times New Roman" w:cs="Times New Roman"/>
          <w:sz w:val="24"/>
          <w:szCs w:val="24"/>
        </w:rPr>
        <w:t xml:space="preserve">and </w:t>
      </w:r>
      <w:r w:rsidRPr="57CA6D0B" w:rsidR="4141490F">
        <w:rPr>
          <w:rFonts w:ascii="Times New Roman" w:hAnsi="Times New Roman" w:eastAsia="Times New Roman" w:cs="Times New Roman"/>
          <w:sz w:val="24"/>
          <w:szCs w:val="24"/>
        </w:rPr>
        <w:t>nationaliz</w:t>
      </w:r>
      <w:r w:rsidRPr="57CA6D0B" w:rsidR="00D40B2A">
        <w:rPr>
          <w:rFonts w:ascii="Times New Roman" w:hAnsi="Times New Roman" w:eastAsia="Times New Roman" w:cs="Times New Roman"/>
          <w:sz w:val="24"/>
          <w:szCs w:val="24"/>
        </w:rPr>
        <w:t>ing</w:t>
      </w:r>
      <w:r w:rsidRPr="57CA6D0B" w:rsidR="4141490F">
        <w:rPr>
          <w:rFonts w:ascii="Times New Roman" w:hAnsi="Times New Roman" w:eastAsia="Times New Roman" w:cs="Times New Roman"/>
          <w:sz w:val="24"/>
          <w:szCs w:val="24"/>
        </w:rPr>
        <w:t xml:space="preserve"> </w:t>
      </w:r>
      <w:r w:rsidRPr="57CA6D0B" w:rsidR="4141490F">
        <w:rPr>
          <w:rFonts w:ascii="Times New Roman" w:hAnsi="Times New Roman" w:eastAsia="Times New Roman" w:cs="Times New Roman"/>
          <w:sz w:val="24"/>
          <w:szCs w:val="24"/>
        </w:rPr>
        <w:t>the mines</w:t>
      </w:r>
      <w:r w:rsidRPr="57CA6D0B" w:rsidR="00D40B2A">
        <w:rPr>
          <w:rFonts w:ascii="Times New Roman" w:hAnsi="Times New Roman" w:eastAsia="Times New Roman" w:cs="Times New Roman"/>
          <w:sz w:val="24"/>
          <w:szCs w:val="24"/>
        </w:rPr>
        <w:t>,</w:t>
      </w:r>
      <w:r w:rsidRPr="57CA6D0B" w:rsidR="4141490F">
        <w:rPr>
          <w:rFonts w:ascii="Times New Roman" w:hAnsi="Times New Roman" w:eastAsia="Times New Roman" w:cs="Times New Roman"/>
          <w:sz w:val="24"/>
          <w:szCs w:val="24"/>
        </w:rPr>
        <w:t xml:space="preserve"> </w:t>
      </w:r>
      <w:r w:rsidRPr="57CA6D0B" w:rsidR="00D40B2A">
        <w:rPr>
          <w:rFonts w:ascii="Times New Roman" w:hAnsi="Times New Roman" w:eastAsia="Times New Roman" w:cs="Times New Roman"/>
          <w:sz w:val="24"/>
          <w:szCs w:val="24"/>
        </w:rPr>
        <w:t>aligning themselves with the interests of the peasantry</w:t>
      </w:r>
      <w:r w:rsidRPr="57CA6D0B" w:rsidR="4141490F">
        <w:rPr>
          <w:rFonts w:ascii="Times New Roman" w:hAnsi="Times New Roman" w:eastAsia="Times New Roman" w:cs="Times New Roman"/>
          <w:sz w:val="24"/>
          <w:szCs w:val="24"/>
        </w:rPr>
        <w:t xml:space="preserve">. </w:t>
      </w:r>
      <w:r w:rsidRPr="57CA6D0B" w:rsidR="00D40B2A">
        <w:rPr>
          <w:rFonts w:ascii="Times New Roman" w:hAnsi="Times New Roman" w:eastAsia="Times New Roman" w:cs="Times New Roman"/>
          <w:sz w:val="24"/>
          <w:szCs w:val="24"/>
        </w:rPr>
        <w:t>In contrast</w:t>
      </w:r>
      <w:r w:rsidRPr="57CA6D0B" w:rsidR="4141490F">
        <w:rPr>
          <w:rFonts w:ascii="Times New Roman" w:hAnsi="Times New Roman" w:eastAsia="Times New Roman" w:cs="Times New Roman"/>
          <w:sz w:val="24"/>
          <w:szCs w:val="24"/>
        </w:rPr>
        <w:t xml:space="preserve">, Che’s failure to </w:t>
      </w:r>
      <w:r w:rsidRPr="57CA6D0B" w:rsidR="00D40B2A">
        <w:rPr>
          <w:rFonts w:ascii="Times New Roman" w:hAnsi="Times New Roman" w:eastAsia="Times New Roman" w:cs="Times New Roman"/>
          <w:sz w:val="24"/>
          <w:szCs w:val="24"/>
        </w:rPr>
        <w:t>engage</w:t>
      </w:r>
      <w:r w:rsidRPr="57CA6D0B" w:rsidR="001E71B2">
        <w:rPr>
          <w:rFonts w:ascii="Times New Roman" w:hAnsi="Times New Roman" w:eastAsia="Times New Roman" w:cs="Times New Roman"/>
          <w:sz w:val="24"/>
          <w:szCs w:val="24"/>
        </w:rPr>
        <w:t xml:space="preserve"> with the people of</w:t>
      </w:r>
      <w:r w:rsidRPr="57CA6D0B" w:rsidR="4141490F">
        <w:rPr>
          <w:rFonts w:ascii="Times New Roman" w:hAnsi="Times New Roman" w:eastAsia="Times New Roman" w:cs="Times New Roman"/>
          <w:sz w:val="24"/>
          <w:szCs w:val="24"/>
        </w:rPr>
        <w:t xml:space="preserve"> Bolivia </w:t>
      </w:r>
      <w:r w:rsidRPr="57CA6D0B" w:rsidR="001E71B2">
        <w:rPr>
          <w:rFonts w:ascii="Times New Roman" w:hAnsi="Times New Roman" w:eastAsia="Times New Roman" w:cs="Times New Roman"/>
          <w:sz w:val="24"/>
          <w:szCs w:val="24"/>
        </w:rPr>
        <w:t>and his re</w:t>
      </w:r>
      <w:r w:rsidRPr="57CA6D0B" w:rsidR="00E37CF0">
        <w:rPr>
          <w:rFonts w:ascii="Times New Roman" w:hAnsi="Times New Roman" w:eastAsia="Times New Roman" w:cs="Times New Roman"/>
          <w:sz w:val="24"/>
          <w:szCs w:val="24"/>
        </w:rPr>
        <w:t xml:space="preserve">liance on generalizations </w:t>
      </w:r>
      <w:r w:rsidRPr="57CA6D0B" w:rsidR="00E37CF0">
        <w:rPr>
          <w:rFonts w:ascii="Times New Roman" w:hAnsi="Times New Roman" w:eastAsia="Times New Roman" w:cs="Times New Roman"/>
          <w:sz w:val="24"/>
          <w:szCs w:val="24"/>
        </w:rPr>
        <w:t>ultimately contributed</w:t>
      </w:r>
      <w:r w:rsidRPr="57CA6D0B" w:rsidR="00E37CF0">
        <w:rPr>
          <w:rFonts w:ascii="Times New Roman" w:hAnsi="Times New Roman" w:eastAsia="Times New Roman" w:cs="Times New Roman"/>
          <w:sz w:val="24"/>
          <w:szCs w:val="24"/>
        </w:rPr>
        <w:t xml:space="preserve"> to his lack of popular support d</w:t>
      </w:r>
      <w:r w:rsidRPr="57CA6D0B" w:rsidR="00E37CF0">
        <w:rPr>
          <w:rFonts w:ascii="Times New Roman" w:hAnsi="Times New Roman" w:eastAsia="Times New Roman" w:cs="Times New Roman"/>
          <w:sz w:val="24"/>
          <w:szCs w:val="24"/>
        </w:rPr>
        <w:t>uring his later insurgency in 1966-67.</w:t>
      </w:r>
    </w:p>
    <w:p w:rsidR="43C46B73" w:rsidP="57CA6D0B" w:rsidRDefault="43C46B73" w14:paraId="18247482" w14:textId="11D31002">
      <w:pPr>
        <w:spacing w:line="480" w:lineRule="auto"/>
        <w:jc w:val="center"/>
        <w:rPr>
          <w:rFonts w:ascii="Times New Roman" w:hAnsi="Times New Roman" w:eastAsia="Times New Roman" w:cs="Times New Roman"/>
          <w:sz w:val="24"/>
          <w:szCs w:val="24"/>
        </w:rPr>
      </w:pPr>
      <w:r w:rsidRPr="57CA6D0B" w:rsidR="43C46B73">
        <w:rPr>
          <w:rFonts w:ascii="Times New Roman" w:hAnsi="Times New Roman" w:eastAsia="Times New Roman" w:cs="Times New Roman"/>
          <w:sz w:val="24"/>
          <w:szCs w:val="24"/>
        </w:rPr>
        <w:t xml:space="preserve">The Cuban Revolution </w:t>
      </w:r>
    </w:p>
    <w:p w:rsidR="008B4B2A" w:rsidP="57CA6D0B" w:rsidRDefault="20B2A7D4" w14:paraId="7D1538FD" w14:textId="3750C5BD">
      <w:pPr>
        <w:spacing w:line="480" w:lineRule="auto"/>
        <w:ind w:firstLine="720"/>
        <w:rPr>
          <w:rFonts w:ascii="Times New Roman" w:hAnsi="Times New Roman" w:eastAsia="Times New Roman" w:cs="Times New Roman"/>
          <w:sz w:val="24"/>
          <w:szCs w:val="24"/>
        </w:rPr>
      </w:pPr>
      <w:r w:rsidRPr="57CA6D0B" w:rsidR="20B2A7D4">
        <w:rPr>
          <w:rFonts w:ascii="Times New Roman" w:hAnsi="Times New Roman" w:eastAsia="Times New Roman" w:cs="Times New Roman"/>
          <w:sz w:val="24"/>
          <w:szCs w:val="24"/>
        </w:rPr>
        <w:t xml:space="preserve">The major revolution that would forever </w:t>
      </w:r>
      <w:r w:rsidRPr="57CA6D0B" w:rsidR="0084300C">
        <w:rPr>
          <w:rFonts w:ascii="Times New Roman" w:hAnsi="Times New Roman" w:eastAsia="Times New Roman" w:cs="Times New Roman"/>
          <w:sz w:val="24"/>
          <w:szCs w:val="24"/>
        </w:rPr>
        <w:t>shape</w:t>
      </w:r>
      <w:r w:rsidRPr="57CA6D0B" w:rsidR="20B2A7D4">
        <w:rPr>
          <w:rFonts w:ascii="Times New Roman" w:hAnsi="Times New Roman" w:eastAsia="Times New Roman" w:cs="Times New Roman"/>
          <w:sz w:val="24"/>
          <w:szCs w:val="24"/>
        </w:rPr>
        <w:t xml:space="preserve"> the life of Che Guevara was </w:t>
      </w:r>
      <w:r w:rsidRPr="57CA6D0B" w:rsidR="20B2A7D4">
        <w:rPr>
          <w:rFonts w:ascii="Times New Roman" w:hAnsi="Times New Roman" w:eastAsia="Times New Roman" w:cs="Times New Roman"/>
          <w:sz w:val="24"/>
          <w:szCs w:val="24"/>
        </w:rPr>
        <w:t>the July 26th Movement. Th</w:t>
      </w:r>
      <w:r w:rsidRPr="57CA6D0B" w:rsidR="0084300C">
        <w:rPr>
          <w:rFonts w:ascii="Times New Roman" w:hAnsi="Times New Roman" w:eastAsia="Times New Roman" w:cs="Times New Roman"/>
          <w:sz w:val="24"/>
          <w:szCs w:val="24"/>
        </w:rPr>
        <w:t xml:space="preserve">is </w:t>
      </w:r>
      <w:r w:rsidRPr="57CA6D0B" w:rsidR="20B2A7D4">
        <w:rPr>
          <w:rFonts w:ascii="Times New Roman" w:hAnsi="Times New Roman" w:eastAsia="Times New Roman" w:cs="Times New Roman"/>
          <w:sz w:val="24"/>
          <w:szCs w:val="24"/>
        </w:rPr>
        <w:t>revolution</w:t>
      </w:r>
      <w:r w:rsidRPr="57CA6D0B" w:rsidR="20B2A7D4">
        <w:rPr>
          <w:rFonts w:ascii="Times New Roman" w:hAnsi="Times New Roman" w:eastAsia="Times New Roman" w:cs="Times New Roman"/>
          <w:sz w:val="24"/>
          <w:szCs w:val="24"/>
        </w:rPr>
        <w:t xml:space="preserve"> free</w:t>
      </w:r>
      <w:r w:rsidRPr="57CA6D0B" w:rsidR="0084300C">
        <w:rPr>
          <w:rFonts w:ascii="Times New Roman" w:hAnsi="Times New Roman" w:eastAsia="Times New Roman" w:cs="Times New Roman"/>
          <w:sz w:val="24"/>
          <w:szCs w:val="24"/>
        </w:rPr>
        <w:t>d</w:t>
      </w:r>
      <w:r w:rsidRPr="57CA6D0B" w:rsidR="20B2A7D4">
        <w:rPr>
          <w:rFonts w:ascii="Times New Roman" w:hAnsi="Times New Roman" w:eastAsia="Times New Roman" w:cs="Times New Roman"/>
          <w:sz w:val="24"/>
          <w:szCs w:val="24"/>
        </w:rPr>
        <w:t xml:space="preserve"> Cuba from the Batista-led government </w:t>
      </w:r>
      <w:r w:rsidRPr="57CA6D0B" w:rsidR="0084300C">
        <w:rPr>
          <w:rFonts w:ascii="Times New Roman" w:hAnsi="Times New Roman" w:eastAsia="Times New Roman" w:cs="Times New Roman"/>
          <w:sz w:val="24"/>
          <w:szCs w:val="24"/>
        </w:rPr>
        <w:t xml:space="preserve">and </w:t>
      </w:r>
      <w:r w:rsidRPr="57CA6D0B" w:rsidR="0084300C">
        <w:rPr>
          <w:rFonts w:ascii="Times New Roman" w:hAnsi="Times New Roman" w:eastAsia="Times New Roman" w:cs="Times New Roman"/>
          <w:sz w:val="24"/>
          <w:szCs w:val="24"/>
        </w:rPr>
        <w:t>established</w:t>
      </w:r>
      <w:r w:rsidRPr="57CA6D0B" w:rsidR="0084300C">
        <w:rPr>
          <w:rFonts w:ascii="Times New Roman" w:hAnsi="Times New Roman" w:eastAsia="Times New Roman" w:cs="Times New Roman"/>
          <w:sz w:val="24"/>
          <w:szCs w:val="24"/>
        </w:rPr>
        <w:t xml:space="preserve"> </w:t>
      </w:r>
      <w:r w:rsidRPr="57CA6D0B" w:rsidR="20B2A7D4">
        <w:rPr>
          <w:rFonts w:ascii="Times New Roman" w:hAnsi="Times New Roman" w:eastAsia="Times New Roman" w:cs="Times New Roman"/>
          <w:sz w:val="24"/>
          <w:szCs w:val="24"/>
        </w:rPr>
        <w:t xml:space="preserve">a Castro-led </w:t>
      </w:r>
      <w:r w:rsidRPr="57CA6D0B" w:rsidR="0084300C">
        <w:rPr>
          <w:rFonts w:ascii="Times New Roman" w:hAnsi="Times New Roman" w:eastAsia="Times New Roman" w:cs="Times New Roman"/>
          <w:sz w:val="24"/>
          <w:szCs w:val="24"/>
        </w:rPr>
        <w:t>regime</w:t>
      </w:r>
      <w:r w:rsidRPr="57CA6D0B" w:rsidR="20B2A7D4">
        <w:rPr>
          <w:rFonts w:ascii="Times New Roman" w:hAnsi="Times New Roman" w:eastAsia="Times New Roman" w:cs="Times New Roman"/>
          <w:sz w:val="24"/>
          <w:szCs w:val="24"/>
        </w:rPr>
        <w:t xml:space="preserve">. Many </w:t>
      </w:r>
      <w:r w:rsidRPr="57CA6D0B" w:rsidR="002D56B9">
        <w:rPr>
          <w:rFonts w:ascii="Times New Roman" w:hAnsi="Times New Roman" w:eastAsia="Times New Roman" w:cs="Times New Roman"/>
          <w:sz w:val="24"/>
          <w:szCs w:val="24"/>
        </w:rPr>
        <w:t>key figures</w:t>
      </w:r>
      <w:r w:rsidRPr="57CA6D0B" w:rsidR="20B2A7D4">
        <w:rPr>
          <w:rFonts w:ascii="Times New Roman" w:hAnsi="Times New Roman" w:eastAsia="Times New Roman" w:cs="Times New Roman"/>
          <w:sz w:val="24"/>
          <w:szCs w:val="24"/>
        </w:rPr>
        <w:t xml:space="preserve">, including Che Guevara, spearheaded </w:t>
      </w:r>
      <w:r w:rsidRPr="57CA6D0B" w:rsidR="002D56B9">
        <w:rPr>
          <w:rFonts w:ascii="Times New Roman" w:hAnsi="Times New Roman" w:eastAsia="Times New Roman" w:cs="Times New Roman"/>
          <w:sz w:val="24"/>
          <w:szCs w:val="24"/>
        </w:rPr>
        <w:t>the movement</w:t>
      </w:r>
      <w:r w:rsidRPr="57CA6D0B" w:rsidR="20B2A7D4">
        <w:rPr>
          <w:rFonts w:ascii="Times New Roman" w:hAnsi="Times New Roman" w:eastAsia="Times New Roman" w:cs="Times New Roman"/>
          <w:sz w:val="24"/>
          <w:szCs w:val="24"/>
        </w:rPr>
        <w:t>. What</w:t>
      </w:r>
      <w:r w:rsidRPr="57CA6D0B" w:rsidR="002D56B9">
        <w:rPr>
          <w:rFonts w:ascii="Times New Roman" w:hAnsi="Times New Roman" w:eastAsia="Times New Roman" w:cs="Times New Roman"/>
          <w:sz w:val="24"/>
          <w:szCs w:val="24"/>
        </w:rPr>
        <w:t xml:space="preserve"> began</w:t>
      </w:r>
      <w:r w:rsidRPr="57CA6D0B" w:rsidR="20B2A7D4">
        <w:rPr>
          <w:rFonts w:ascii="Times New Roman" w:hAnsi="Times New Roman" w:eastAsia="Times New Roman" w:cs="Times New Roman"/>
          <w:sz w:val="24"/>
          <w:szCs w:val="24"/>
        </w:rPr>
        <w:t xml:space="preserve"> as </w:t>
      </w:r>
      <w:r w:rsidRPr="57CA6D0B" w:rsidR="002D56B9">
        <w:rPr>
          <w:rFonts w:ascii="Times New Roman" w:hAnsi="Times New Roman" w:eastAsia="Times New Roman" w:cs="Times New Roman"/>
          <w:sz w:val="24"/>
          <w:szCs w:val="24"/>
        </w:rPr>
        <w:t xml:space="preserve">the </w:t>
      </w:r>
      <w:r w:rsidRPr="57CA6D0B" w:rsidR="20B2A7D4">
        <w:rPr>
          <w:rFonts w:ascii="Times New Roman" w:hAnsi="Times New Roman" w:eastAsia="Times New Roman" w:cs="Times New Roman"/>
          <w:sz w:val="24"/>
          <w:szCs w:val="24"/>
        </w:rPr>
        <w:t xml:space="preserve">Moncada Barracks revolt in 1952 </w:t>
      </w:r>
      <w:r w:rsidRPr="57CA6D0B" w:rsidR="002D56B9">
        <w:rPr>
          <w:rFonts w:ascii="Times New Roman" w:hAnsi="Times New Roman" w:eastAsia="Times New Roman" w:cs="Times New Roman"/>
          <w:sz w:val="24"/>
          <w:szCs w:val="24"/>
        </w:rPr>
        <w:t>evolved into</w:t>
      </w:r>
      <w:r w:rsidRPr="57CA6D0B" w:rsidR="20B2A7D4">
        <w:rPr>
          <w:rFonts w:ascii="Times New Roman" w:hAnsi="Times New Roman" w:eastAsia="Times New Roman" w:cs="Times New Roman"/>
          <w:sz w:val="24"/>
          <w:szCs w:val="24"/>
        </w:rPr>
        <w:t xml:space="preserve"> a guerrilla insurrection that </w:t>
      </w:r>
      <w:r w:rsidRPr="57CA6D0B" w:rsidR="0037353C">
        <w:rPr>
          <w:rFonts w:ascii="Times New Roman" w:hAnsi="Times New Roman" w:eastAsia="Times New Roman" w:cs="Times New Roman"/>
          <w:sz w:val="24"/>
          <w:szCs w:val="24"/>
        </w:rPr>
        <w:t>profoundly influenced</w:t>
      </w:r>
      <w:r w:rsidRPr="57CA6D0B" w:rsidR="20B2A7D4">
        <w:rPr>
          <w:rFonts w:ascii="Times New Roman" w:hAnsi="Times New Roman" w:eastAsia="Times New Roman" w:cs="Times New Roman"/>
          <w:sz w:val="24"/>
          <w:szCs w:val="24"/>
        </w:rPr>
        <w:t xml:space="preserve"> Che’s lifestyle and writings. Popularized by Fidel Castro’s “History Will Absolve Me” speech, </w:t>
      </w:r>
      <w:r w:rsidRPr="57CA6D0B" w:rsidR="20B2A7D4">
        <w:rPr>
          <w:rFonts w:ascii="Times New Roman" w:hAnsi="Times New Roman" w:eastAsia="Times New Roman" w:cs="Times New Roman"/>
          <w:sz w:val="24"/>
          <w:szCs w:val="24"/>
        </w:rPr>
        <w:t>the movement</w:t>
      </w:r>
      <w:r w:rsidRPr="57CA6D0B" w:rsidR="00346FC2">
        <w:rPr>
          <w:rFonts w:ascii="Times New Roman" w:hAnsi="Times New Roman" w:eastAsia="Times New Roman" w:cs="Times New Roman"/>
          <w:sz w:val="24"/>
          <w:szCs w:val="24"/>
        </w:rPr>
        <w:t xml:space="preserve"> was formally</w:t>
      </w:r>
      <w:r w:rsidRPr="57CA6D0B" w:rsidR="20B2A7D4">
        <w:rPr>
          <w:rFonts w:ascii="Times New Roman" w:hAnsi="Times New Roman" w:eastAsia="Times New Roman" w:cs="Times New Roman"/>
          <w:sz w:val="24"/>
          <w:szCs w:val="24"/>
        </w:rPr>
        <w:t xml:space="preserve"> created in 1955</w:t>
      </w:r>
      <w:r w:rsidRPr="57CA6D0B" w:rsidR="00346FC2">
        <w:rPr>
          <w:rFonts w:ascii="Times New Roman" w:hAnsi="Times New Roman" w:eastAsia="Times New Roman" w:cs="Times New Roman"/>
          <w:sz w:val="24"/>
          <w:szCs w:val="24"/>
        </w:rPr>
        <w:t xml:space="preserve"> and culminated years later in the Cuban </w:t>
      </w:r>
      <w:r w:rsidRPr="57CA6D0B" w:rsidR="00346FC2">
        <w:rPr>
          <w:rFonts w:ascii="Times New Roman" w:hAnsi="Times New Roman" w:eastAsia="Times New Roman" w:cs="Times New Roman"/>
          <w:sz w:val="24"/>
          <w:szCs w:val="24"/>
        </w:rPr>
        <w:t xml:space="preserve">Revolution</w:t>
      </w:r>
      <w:r w:rsidRPr="57CA6D0B" w:rsidR="20B2A7D4">
        <w:rPr>
          <w:rFonts w:ascii="Times New Roman" w:hAnsi="Times New Roman" w:eastAsia="Times New Roman" w:cs="Times New Roman"/>
          <w:sz w:val="24"/>
          <w:szCs w:val="24"/>
        </w:rPr>
        <w:t>.</w:t>
      </w:r>
      <w:r w:rsidRPr="57CA6D0B" w:rsidR="43C46B73">
        <w:rPr>
          <w:rStyle w:val="FootnoteReference"/>
          <w:rFonts w:ascii="Times New Roman" w:hAnsi="Times New Roman" w:eastAsia="Times New Roman" w:cs="Times New Roman"/>
          <w:sz w:val="24"/>
          <w:szCs w:val="24"/>
        </w:rPr>
        <w:footnoteReference w:id="57"/>
      </w:r>
      <w:r w:rsidRPr="57CA6D0B" w:rsidR="20B2A7D4">
        <w:rPr>
          <w:rFonts w:ascii="Times New Roman" w:hAnsi="Times New Roman" w:eastAsia="Times New Roman" w:cs="Times New Roman"/>
          <w:sz w:val="24"/>
          <w:szCs w:val="24"/>
        </w:rPr>
        <w:t xml:space="preserve">  </w:t>
      </w:r>
    </w:p>
    <w:p w:rsidR="00F15E6E" w:rsidP="57CA6D0B" w:rsidRDefault="008B4B2A" w14:paraId="6E53D284" w14:textId="77777777">
      <w:pPr>
        <w:spacing w:line="480" w:lineRule="auto"/>
        <w:ind w:firstLine="720"/>
        <w:rPr>
          <w:rFonts w:ascii="Times New Roman" w:hAnsi="Times New Roman" w:eastAsia="Times New Roman" w:cs="Times New Roman"/>
          <w:sz w:val="24"/>
          <w:szCs w:val="24"/>
        </w:rPr>
      </w:pPr>
      <w:r w:rsidRPr="57CA6D0B" w:rsidR="008B4B2A">
        <w:rPr>
          <w:rFonts w:ascii="Times New Roman" w:hAnsi="Times New Roman" w:eastAsia="Times New Roman" w:cs="Times New Roman"/>
          <w:sz w:val="24"/>
          <w:szCs w:val="24"/>
        </w:rPr>
        <w:t xml:space="preserve">Rather than being a swift </w:t>
      </w:r>
      <w:r w:rsidRPr="57CA6D0B" w:rsidR="20B2A7D4">
        <w:rPr>
          <w:rFonts w:ascii="Times New Roman" w:hAnsi="Times New Roman" w:eastAsia="Times New Roman" w:cs="Times New Roman"/>
          <w:sz w:val="24"/>
          <w:szCs w:val="24"/>
        </w:rPr>
        <w:t xml:space="preserve">insurrection, </w:t>
      </w:r>
      <w:r w:rsidRPr="57CA6D0B" w:rsidR="008B4B2A">
        <w:rPr>
          <w:rFonts w:ascii="Times New Roman" w:hAnsi="Times New Roman" w:eastAsia="Times New Roman" w:cs="Times New Roman"/>
          <w:sz w:val="24"/>
          <w:szCs w:val="24"/>
        </w:rPr>
        <w:t>the revolut</w:t>
      </w:r>
      <w:r w:rsidRPr="57CA6D0B" w:rsidR="008B4B2A">
        <w:rPr>
          <w:rFonts w:ascii="Times New Roman" w:hAnsi="Times New Roman" w:eastAsia="Times New Roman" w:cs="Times New Roman"/>
          <w:sz w:val="24"/>
          <w:szCs w:val="24"/>
        </w:rPr>
        <w:t>ion took</w:t>
      </w:r>
      <w:r w:rsidRPr="57CA6D0B" w:rsidR="20B2A7D4">
        <w:rPr>
          <w:rFonts w:ascii="Times New Roman" w:hAnsi="Times New Roman" w:eastAsia="Times New Roman" w:cs="Times New Roman"/>
          <w:sz w:val="24"/>
          <w:szCs w:val="24"/>
        </w:rPr>
        <w:t xml:space="preserve"> from November 25</w:t>
      </w:r>
      <w:r w:rsidRPr="57CA6D0B" w:rsidR="20B2A7D4">
        <w:rPr>
          <w:rFonts w:ascii="Times New Roman" w:hAnsi="Times New Roman" w:eastAsia="Times New Roman" w:cs="Times New Roman"/>
          <w:sz w:val="24"/>
          <w:szCs w:val="24"/>
        </w:rPr>
        <w:t xml:space="preserve">, 1956, to January 8th, 1959, to </w:t>
      </w:r>
      <w:r w:rsidRPr="57CA6D0B" w:rsidR="008B4B2A">
        <w:rPr>
          <w:rFonts w:ascii="Times New Roman" w:hAnsi="Times New Roman" w:eastAsia="Times New Roman" w:cs="Times New Roman"/>
          <w:sz w:val="24"/>
          <w:szCs w:val="24"/>
        </w:rPr>
        <w:t>achieve its goals after</w:t>
      </w:r>
      <w:r w:rsidRPr="57CA6D0B" w:rsidR="20B2A7D4">
        <w:rPr>
          <w:rFonts w:ascii="Times New Roman" w:hAnsi="Times New Roman" w:eastAsia="Times New Roman" w:cs="Times New Roman"/>
          <w:sz w:val="24"/>
          <w:szCs w:val="24"/>
        </w:rPr>
        <w:t xml:space="preserve"> the July 26th Movement</w:t>
      </w:r>
      <w:r w:rsidRPr="57CA6D0B" w:rsidR="008B4B2A">
        <w:rPr>
          <w:rFonts w:ascii="Times New Roman" w:hAnsi="Times New Roman" w:eastAsia="Times New Roman" w:cs="Times New Roman"/>
          <w:sz w:val="24"/>
          <w:szCs w:val="24"/>
        </w:rPr>
        <w:t xml:space="preserve"> </w:t>
      </w:r>
      <w:r w:rsidRPr="57CA6D0B" w:rsidR="20B2A7D4">
        <w:rPr>
          <w:rFonts w:ascii="Times New Roman" w:hAnsi="Times New Roman" w:eastAsia="Times New Roman" w:cs="Times New Roman"/>
          <w:sz w:val="24"/>
          <w:szCs w:val="24"/>
        </w:rPr>
        <w:t xml:space="preserve">landed in </w:t>
      </w:r>
      <w:r w:rsidRPr="57CA6D0B" w:rsidR="20B2A7D4">
        <w:rPr>
          <w:rFonts w:ascii="Times New Roman" w:hAnsi="Times New Roman" w:eastAsia="Times New Roman" w:cs="Times New Roman"/>
          <w:sz w:val="24"/>
          <w:szCs w:val="24"/>
        </w:rPr>
        <w:t>Cuba.</w:t>
      </w:r>
      <w:r w:rsidRPr="57CA6D0B" w:rsidR="43C46B73">
        <w:rPr>
          <w:rStyle w:val="FootnoteReference"/>
          <w:rFonts w:ascii="Times New Roman" w:hAnsi="Times New Roman" w:eastAsia="Times New Roman" w:cs="Times New Roman"/>
          <w:sz w:val="24"/>
          <w:szCs w:val="24"/>
        </w:rPr>
        <w:footnoteReference w:id="58"/>
      </w:r>
      <w:r w:rsidRPr="57CA6D0B" w:rsidR="20B2A7D4">
        <w:rPr>
          <w:rFonts w:ascii="Times New Roman" w:hAnsi="Times New Roman" w:eastAsia="Times New Roman" w:cs="Times New Roman"/>
          <w:sz w:val="24"/>
          <w:szCs w:val="24"/>
        </w:rPr>
        <w:t xml:space="preserve"> The </w:t>
      </w:r>
      <w:r w:rsidRPr="57CA6D0B" w:rsidR="00DC6718">
        <w:rPr>
          <w:rFonts w:ascii="Times New Roman" w:hAnsi="Times New Roman" w:eastAsia="Times New Roman" w:cs="Times New Roman"/>
          <w:sz w:val="24"/>
          <w:szCs w:val="24"/>
        </w:rPr>
        <w:t xml:space="preserve">movement aimed </w:t>
      </w:r>
      <w:r w:rsidRPr="57CA6D0B" w:rsidR="20B2A7D4">
        <w:rPr>
          <w:rFonts w:ascii="Times New Roman" w:hAnsi="Times New Roman" w:eastAsia="Times New Roman" w:cs="Times New Roman"/>
          <w:sz w:val="24"/>
          <w:szCs w:val="24"/>
        </w:rPr>
        <w:t>to be the antithesis of the</w:t>
      </w:r>
      <w:r w:rsidRPr="57CA6D0B" w:rsidR="00DC6718">
        <w:rPr>
          <w:rFonts w:ascii="Times New Roman" w:hAnsi="Times New Roman" w:eastAsia="Times New Roman" w:cs="Times New Roman"/>
          <w:sz w:val="24"/>
          <w:szCs w:val="24"/>
        </w:rPr>
        <w:t xml:space="preserve"> Bolivian</w:t>
      </w:r>
      <w:r w:rsidRPr="57CA6D0B" w:rsidR="20B2A7D4">
        <w:rPr>
          <w:rFonts w:ascii="Times New Roman" w:hAnsi="Times New Roman" w:eastAsia="Times New Roman" w:cs="Times New Roman"/>
          <w:sz w:val="24"/>
          <w:szCs w:val="24"/>
        </w:rPr>
        <w:t xml:space="preserve"> MNR revolution, as it </w:t>
      </w:r>
      <w:r w:rsidRPr="57CA6D0B" w:rsidR="00BC7F15">
        <w:rPr>
          <w:rFonts w:ascii="Times New Roman" w:hAnsi="Times New Roman" w:eastAsia="Times New Roman" w:cs="Times New Roman"/>
          <w:sz w:val="24"/>
          <w:szCs w:val="24"/>
        </w:rPr>
        <w:t>focused on</w:t>
      </w:r>
      <w:r w:rsidRPr="57CA6D0B" w:rsidR="20B2A7D4">
        <w:rPr>
          <w:rFonts w:ascii="Times New Roman" w:hAnsi="Times New Roman" w:eastAsia="Times New Roman" w:cs="Times New Roman"/>
          <w:sz w:val="24"/>
          <w:szCs w:val="24"/>
        </w:rPr>
        <w:t xml:space="preserve"> social</w:t>
      </w:r>
      <w:r w:rsidRPr="57CA6D0B" w:rsidR="00BC7F15">
        <w:rPr>
          <w:rFonts w:ascii="Times New Roman" w:hAnsi="Times New Roman" w:eastAsia="Times New Roman" w:cs="Times New Roman"/>
          <w:sz w:val="24"/>
          <w:szCs w:val="24"/>
        </w:rPr>
        <w:t xml:space="preserve"> </w:t>
      </w:r>
      <w:r w:rsidRPr="57CA6D0B" w:rsidR="20B2A7D4">
        <w:rPr>
          <w:rFonts w:ascii="Times New Roman" w:hAnsi="Times New Roman" w:eastAsia="Times New Roman" w:cs="Times New Roman"/>
          <w:sz w:val="24"/>
          <w:szCs w:val="24"/>
        </w:rPr>
        <w:t xml:space="preserve">rather than </w:t>
      </w:r>
      <w:r w:rsidRPr="57CA6D0B" w:rsidR="20B2A7D4">
        <w:rPr>
          <w:rFonts w:ascii="Times New Roman" w:hAnsi="Times New Roman" w:eastAsia="Times New Roman" w:cs="Times New Roman"/>
          <w:sz w:val="24"/>
          <w:szCs w:val="24"/>
        </w:rPr>
        <w:t xml:space="preserve">economic </w:t>
      </w:r>
      <w:r w:rsidRPr="57CA6D0B" w:rsidR="00BC7F15">
        <w:rPr>
          <w:rFonts w:ascii="Times New Roman" w:hAnsi="Times New Roman" w:eastAsia="Times New Roman" w:cs="Times New Roman"/>
          <w:sz w:val="24"/>
          <w:szCs w:val="24"/>
        </w:rPr>
        <w:t>change</w:t>
      </w:r>
      <w:r w:rsidRPr="57CA6D0B" w:rsidR="20B2A7D4">
        <w:rPr>
          <w:rFonts w:ascii="Times New Roman" w:hAnsi="Times New Roman" w:eastAsia="Times New Roman" w:cs="Times New Roman"/>
          <w:sz w:val="24"/>
          <w:szCs w:val="24"/>
        </w:rPr>
        <w:t xml:space="preserve">. Ironically, </w:t>
      </w:r>
      <w:r w:rsidRPr="57CA6D0B" w:rsidR="009E41AE">
        <w:rPr>
          <w:rFonts w:ascii="Times New Roman" w:hAnsi="Times New Roman" w:eastAsia="Times New Roman" w:cs="Times New Roman"/>
          <w:sz w:val="24"/>
          <w:szCs w:val="24"/>
        </w:rPr>
        <w:t>while seeking</w:t>
      </w:r>
      <w:r w:rsidRPr="57CA6D0B" w:rsidR="20B2A7D4">
        <w:rPr>
          <w:rFonts w:ascii="Times New Roman" w:hAnsi="Times New Roman" w:eastAsia="Times New Roman" w:cs="Times New Roman"/>
          <w:sz w:val="24"/>
          <w:szCs w:val="24"/>
        </w:rPr>
        <w:t xml:space="preserve"> to create a peasant revolution, </w:t>
      </w:r>
      <w:r w:rsidRPr="57CA6D0B" w:rsidR="009E41AE">
        <w:rPr>
          <w:rFonts w:ascii="Times New Roman" w:hAnsi="Times New Roman" w:eastAsia="Times New Roman" w:cs="Times New Roman"/>
          <w:sz w:val="24"/>
          <w:szCs w:val="24"/>
        </w:rPr>
        <w:t xml:space="preserve">much of </w:t>
      </w:r>
      <w:r w:rsidRPr="57CA6D0B" w:rsidR="20B2A7D4">
        <w:rPr>
          <w:rFonts w:ascii="Times New Roman" w:hAnsi="Times New Roman" w:eastAsia="Times New Roman" w:cs="Times New Roman"/>
          <w:sz w:val="24"/>
          <w:szCs w:val="24"/>
        </w:rPr>
        <w:t>the group’s leadership came from the middle class</w:t>
      </w:r>
      <w:r w:rsidRPr="57CA6D0B" w:rsidR="009E41AE">
        <w:rPr>
          <w:rFonts w:ascii="Times New Roman" w:hAnsi="Times New Roman" w:eastAsia="Times New Roman" w:cs="Times New Roman"/>
          <w:sz w:val="24"/>
          <w:szCs w:val="24"/>
        </w:rPr>
        <w:t xml:space="preserve"> until 1958</w:t>
      </w:r>
      <w:r w:rsidRPr="57CA6D0B" w:rsidR="00D40C5C">
        <w:rPr>
          <w:rFonts w:ascii="Times New Roman" w:hAnsi="Times New Roman" w:eastAsia="Times New Roman" w:cs="Times New Roman"/>
          <w:sz w:val="24"/>
          <w:szCs w:val="24"/>
        </w:rPr>
        <w:t>. F</w:t>
      </w:r>
      <w:r w:rsidRPr="57CA6D0B" w:rsidR="00D40C5C">
        <w:rPr>
          <w:rFonts w:ascii="Times New Roman" w:hAnsi="Times New Roman" w:eastAsia="Times New Roman" w:cs="Times New Roman"/>
          <w:sz w:val="24"/>
          <w:szCs w:val="24"/>
        </w:rPr>
        <w:t>urthermore,</w:t>
      </w:r>
      <w:r w:rsidRPr="57CA6D0B" w:rsidR="20B2A7D4">
        <w:rPr>
          <w:rFonts w:ascii="Times New Roman" w:hAnsi="Times New Roman" w:eastAsia="Times New Roman" w:cs="Times New Roman"/>
          <w:sz w:val="24"/>
          <w:szCs w:val="24"/>
        </w:rPr>
        <w:t xml:space="preserve"> the revolution</w:t>
      </w:r>
      <w:r w:rsidRPr="57CA6D0B" w:rsidR="00D40C5C">
        <w:rPr>
          <w:rFonts w:ascii="Times New Roman" w:hAnsi="Times New Roman" w:eastAsia="Times New Roman" w:cs="Times New Roman"/>
          <w:sz w:val="24"/>
          <w:szCs w:val="24"/>
        </w:rPr>
        <w:t xml:space="preserve"> </w:t>
      </w:r>
      <w:r w:rsidRPr="57CA6D0B" w:rsidR="20B2A7D4">
        <w:rPr>
          <w:rFonts w:ascii="Times New Roman" w:hAnsi="Times New Roman" w:eastAsia="Times New Roman" w:cs="Times New Roman"/>
          <w:sz w:val="24"/>
          <w:szCs w:val="24"/>
        </w:rPr>
        <w:t xml:space="preserve">gained support from </w:t>
      </w:r>
      <w:r w:rsidRPr="57CA6D0B" w:rsidR="00AD2745">
        <w:rPr>
          <w:rFonts w:ascii="Times New Roman" w:hAnsi="Times New Roman" w:eastAsia="Times New Roman" w:cs="Times New Roman"/>
          <w:sz w:val="24"/>
          <w:szCs w:val="24"/>
        </w:rPr>
        <w:t>some wealthy factions opposed to</w:t>
      </w:r>
      <w:r w:rsidRPr="57CA6D0B" w:rsidR="20B2A7D4">
        <w:rPr>
          <w:rFonts w:ascii="Times New Roman" w:hAnsi="Times New Roman" w:eastAsia="Times New Roman" w:cs="Times New Roman"/>
          <w:sz w:val="24"/>
          <w:szCs w:val="24"/>
        </w:rPr>
        <w:t xml:space="preserve"> Batista. </w:t>
      </w:r>
      <w:r w:rsidRPr="57CA6D0B" w:rsidR="00AD2745">
        <w:rPr>
          <w:rFonts w:ascii="Times New Roman" w:hAnsi="Times New Roman" w:eastAsia="Times New Roman" w:cs="Times New Roman"/>
          <w:sz w:val="24"/>
          <w:szCs w:val="24"/>
        </w:rPr>
        <w:t>Unli</w:t>
      </w:r>
      <w:r w:rsidRPr="57CA6D0B" w:rsidR="00AD2745">
        <w:rPr>
          <w:rFonts w:ascii="Times New Roman" w:hAnsi="Times New Roman" w:eastAsia="Times New Roman" w:cs="Times New Roman"/>
          <w:sz w:val="24"/>
          <w:szCs w:val="24"/>
        </w:rPr>
        <w:t>k</w:t>
      </w:r>
      <w:r w:rsidRPr="57CA6D0B" w:rsidR="00AD2745">
        <w:rPr>
          <w:rFonts w:ascii="Times New Roman" w:hAnsi="Times New Roman" w:eastAsia="Times New Roman" w:cs="Times New Roman"/>
          <w:sz w:val="24"/>
          <w:szCs w:val="24"/>
        </w:rPr>
        <w:t>e other Lat</w:t>
      </w:r>
      <w:r w:rsidRPr="57CA6D0B" w:rsidR="00AD2745">
        <w:rPr>
          <w:rFonts w:ascii="Times New Roman" w:hAnsi="Times New Roman" w:eastAsia="Times New Roman" w:cs="Times New Roman"/>
          <w:sz w:val="24"/>
          <w:szCs w:val="24"/>
        </w:rPr>
        <w:t>in American revolutions</w:t>
      </w:r>
      <w:r w:rsidRPr="57CA6D0B" w:rsidR="00F15E6E">
        <w:rPr>
          <w:rFonts w:ascii="Times New Roman" w:hAnsi="Times New Roman" w:eastAsia="Times New Roman" w:cs="Times New Roman"/>
          <w:sz w:val="24"/>
          <w:szCs w:val="24"/>
        </w:rPr>
        <w:t>, including Bolivia’s, the was a rebellion</w:t>
      </w:r>
      <w:r w:rsidRPr="57CA6D0B" w:rsidR="20B2A7D4">
        <w:rPr>
          <w:rFonts w:ascii="Times New Roman" w:hAnsi="Times New Roman" w:eastAsia="Times New Roman" w:cs="Times New Roman"/>
          <w:sz w:val="24"/>
          <w:szCs w:val="24"/>
        </w:rPr>
        <w:t xml:space="preserve"> against the military clique </w:t>
      </w:r>
      <w:r w:rsidRPr="57CA6D0B" w:rsidR="00F15E6E">
        <w:rPr>
          <w:rFonts w:ascii="Times New Roman" w:hAnsi="Times New Roman" w:eastAsia="Times New Roman" w:cs="Times New Roman"/>
          <w:sz w:val="24"/>
          <w:szCs w:val="24"/>
        </w:rPr>
        <w:t xml:space="preserve">rather than </w:t>
      </w:r>
      <w:r w:rsidRPr="57CA6D0B" w:rsidR="20B2A7D4">
        <w:rPr>
          <w:rFonts w:ascii="Times New Roman" w:hAnsi="Times New Roman" w:eastAsia="Times New Roman" w:cs="Times New Roman"/>
          <w:sz w:val="24"/>
          <w:szCs w:val="24"/>
        </w:rPr>
        <w:t xml:space="preserve">the traditional upper </w:t>
      </w:r>
      <w:r w:rsidRPr="57CA6D0B" w:rsidR="20B2A7D4">
        <w:rPr>
          <w:rFonts w:ascii="Times New Roman" w:hAnsi="Times New Roman" w:eastAsia="Times New Roman" w:cs="Times New Roman"/>
          <w:sz w:val="24"/>
          <w:szCs w:val="24"/>
        </w:rPr>
        <w:t>class</w:t>
      </w:r>
      <w:r w:rsidRPr="57CA6D0B" w:rsidR="29FD9BE8">
        <w:rPr>
          <w:rFonts w:ascii="Times New Roman" w:hAnsi="Times New Roman" w:eastAsia="Times New Roman" w:cs="Times New Roman"/>
          <w:sz w:val="24"/>
          <w:szCs w:val="24"/>
        </w:rPr>
        <w:t>.</w:t>
      </w:r>
      <w:r w:rsidRPr="57CA6D0B" w:rsidR="43C46B73">
        <w:rPr>
          <w:rStyle w:val="FootnoteReference"/>
          <w:rFonts w:ascii="Times New Roman" w:hAnsi="Times New Roman" w:eastAsia="Times New Roman" w:cs="Times New Roman"/>
          <w:sz w:val="24"/>
          <w:szCs w:val="24"/>
        </w:rPr>
        <w:footnoteReference w:id="59"/>
      </w:r>
      <w:r w:rsidRPr="57CA6D0B" w:rsidR="20B2A7D4">
        <w:rPr>
          <w:rFonts w:ascii="Times New Roman" w:hAnsi="Times New Roman" w:eastAsia="Times New Roman" w:cs="Times New Roman"/>
          <w:sz w:val="24"/>
          <w:szCs w:val="24"/>
        </w:rPr>
        <w:t xml:space="preserve"> </w:t>
      </w:r>
    </w:p>
    <w:p w:rsidR="43C46B73" w:rsidP="57CA6D0B" w:rsidRDefault="20B2A7D4" w14:paraId="3A78CD80" w14:textId="6035064F">
      <w:pPr>
        <w:spacing w:line="480" w:lineRule="auto"/>
        <w:ind w:firstLine="720"/>
        <w:rPr>
          <w:rFonts w:ascii="Times New Roman" w:hAnsi="Times New Roman" w:eastAsia="Times New Roman" w:cs="Times New Roman"/>
          <w:sz w:val="24"/>
          <w:szCs w:val="24"/>
        </w:rPr>
      </w:pPr>
      <w:r w:rsidRPr="57CA6D0B" w:rsidR="20B2A7D4">
        <w:rPr>
          <w:rFonts w:ascii="Times New Roman" w:hAnsi="Times New Roman" w:eastAsia="Times New Roman" w:cs="Times New Roman"/>
          <w:sz w:val="24"/>
          <w:szCs w:val="24"/>
        </w:rPr>
        <w:t xml:space="preserve">The July 26th </w:t>
      </w:r>
      <w:r w:rsidRPr="57CA6D0B" w:rsidR="00F15E6E">
        <w:rPr>
          <w:rFonts w:ascii="Times New Roman" w:hAnsi="Times New Roman" w:eastAsia="Times New Roman" w:cs="Times New Roman"/>
          <w:sz w:val="24"/>
          <w:szCs w:val="24"/>
        </w:rPr>
        <w:t>M</w:t>
      </w:r>
      <w:r w:rsidRPr="57CA6D0B" w:rsidR="20B2A7D4">
        <w:rPr>
          <w:rFonts w:ascii="Times New Roman" w:hAnsi="Times New Roman" w:eastAsia="Times New Roman" w:cs="Times New Roman"/>
          <w:sz w:val="24"/>
          <w:szCs w:val="24"/>
        </w:rPr>
        <w:t>ovement</w:t>
      </w:r>
      <w:r w:rsidRPr="57CA6D0B" w:rsidR="00F15E6E">
        <w:rPr>
          <w:rFonts w:ascii="Times New Roman" w:hAnsi="Times New Roman" w:eastAsia="Times New Roman" w:cs="Times New Roman"/>
          <w:sz w:val="24"/>
          <w:szCs w:val="24"/>
        </w:rPr>
        <w:t xml:space="preserve"> profoundly influenced</w:t>
      </w:r>
      <w:r w:rsidRPr="57CA6D0B" w:rsidR="20B2A7D4">
        <w:rPr>
          <w:rFonts w:ascii="Times New Roman" w:hAnsi="Times New Roman" w:eastAsia="Times New Roman" w:cs="Times New Roman"/>
          <w:sz w:val="24"/>
          <w:szCs w:val="24"/>
        </w:rPr>
        <w:t xml:space="preserve"> </w:t>
      </w:r>
      <w:r w:rsidRPr="57CA6D0B" w:rsidR="20B2A7D4">
        <w:rPr>
          <w:rFonts w:ascii="Times New Roman" w:hAnsi="Times New Roman" w:eastAsia="Times New Roman" w:cs="Times New Roman"/>
          <w:sz w:val="24"/>
          <w:szCs w:val="24"/>
        </w:rPr>
        <w:t xml:space="preserve">Che’s </w:t>
      </w:r>
      <w:r w:rsidRPr="57CA6D0B" w:rsidR="00F15E6E">
        <w:rPr>
          <w:rFonts w:ascii="Times New Roman" w:hAnsi="Times New Roman" w:eastAsia="Times New Roman" w:cs="Times New Roman"/>
          <w:sz w:val="24"/>
          <w:szCs w:val="24"/>
        </w:rPr>
        <w:t>later efforts</w:t>
      </w:r>
      <w:r w:rsidRPr="57CA6D0B" w:rsidR="20B2A7D4">
        <w:rPr>
          <w:rFonts w:ascii="Times New Roman" w:hAnsi="Times New Roman" w:eastAsia="Times New Roman" w:cs="Times New Roman"/>
          <w:sz w:val="24"/>
          <w:szCs w:val="24"/>
        </w:rPr>
        <w:t xml:space="preserve"> in Bolivia</w:t>
      </w:r>
      <w:r w:rsidRPr="57CA6D0B" w:rsidR="00F15E6E">
        <w:rPr>
          <w:rFonts w:ascii="Times New Roman" w:hAnsi="Times New Roman" w:eastAsia="Times New Roman" w:cs="Times New Roman"/>
          <w:sz w:val="24"/>
          <w:szCs w:val="24"/>
        </w:rPr>
        <w:t>.</w:t>
      </w:r>
      <w:r w:rsidRPr="57CA6D0B" w:rsidR="20B2A7D4">
        <w:rPr>
          <w:rFonts w:ascii="Times New Roman" w:hAnsi="Times New Roman" w:eastAsia="Times New Roman" w:cs="Times New Roman"/>
          <w:sz w:val="24"/>
          <w:szCs w:val="24"/>
        </w:rPr>
        <w:t xml:space="preserve"> </w:t>
      </w:r>
      <w:r w:rsidRPr="57CA6D0B" w:rsidR="00F15E6E">
        <w:rPr>
          <w:rFonts w:ascii="Times New Roman" w:hAnsi="Times New Roman" w:eastAsia="Times New Roman" w:cs="Times New Roman"/>
          <w:sz w:val="24"/>
          <w:szCs w:val="24"/>
        </w:rPr>
        <w:t xml:space="preserve">The distinctions </w:t>
      </w:r>
      <w:r w:rsidRPr="57CA6D0B" w:rsidR="20B2A7D4">
        <w:rPr>
          <w:rFonts w:ascii="Times New Roman" w:hAnsi="Times New Roman" w:eastAsia="Times New Roman" w:cs="Times New Roman"/>
          <w:sz w:val="24"/>
          <w:szCs w:val="24"/>
        </w:rPr>
        <w:t>between th</w:t>
      </w:r>
      <w:r w:rsidRPr="57CA6D0B" w:rsidR="00F15E6E">
        <w:rPr>
          <w:rFonts w:ascii="Times New Roman" w:hAnsi="Times New Roman" w:eastAsia="Times New Roman" w:cs="Times New Roman"/>
          <w:sz w:val="24"/>
          <w:szCs w:val="24"/>
        </w:rPr>
        <w:t>is movement</w:t>
      </w:r>
      <w:r w:rsidRPr="57CA6D0B" w:rsidR="20B2A7D4">
        <w:rPr>
          <w:rFonts w:ascii="Times New Roman" w:hAnsi="Times New Roman" w:eastAsia="Times New Roman" w:cs="Times New Roman"/>
          <w:sz w:val="24"/>
          <w:szCs w:val="24"/>
        </w:rPr>
        <w:t xml:space="preserve"> and the MNR Revolution, the revolution’s impact on Che’s</w:t>
      </w:r>
      <w:r w:rsidRPr="57CA6D0B" w:rsidR="00F15E6E">
        <w:rPr>
          <w:rFonts w:ascii="Times New Roman" w:hAnsi="Times New Roman" w:eastAsia="Times New Roman" w:cs="Times New Roman"/>
          <w:sz w:val="24"/>
          <w:szCs w:val="24"/>
        </w:rPr>
        <w:t xml:space="preserve"> book</w:t>
      </w:r>
      <w:r w:rsidRPr="57CA6D0B" w:rsidR="20B2A7D4">
        <w:rPr>
          <w:rFonts w:ascii="Times New Roman" w:hAnsi="Times New Roman" w:eastAsia="Times New Roman" w:cs="Times New Roman"/>
          <w:sz w:val="24"/>
          <w:szCs w:val="24"/>
        </w:rPr>
        <w:t xml:space="preserve"> </w:t>
      </w:r>
      <w:r w:rsidRPr="57CA6D0B" w:rsidR="5C1FC73D">
        <w:rPr>
          <w:rFonts w:ascii="Times New Roman" w:hAnsi="Times New Roman" w:eastAsia="Times New Roman" w:cs="Times New Roman"/>
          <w:i w:val="1"/>
          <w:iCs w:val="1"/>
          <w:sz w:val="24"/>
          <w:szCs w:val="24"/>
        </w:rPr>
        <w:t>Guerrilla</w:t>
      </w:r>
      <w:r w:rsidRPr="57CA6D0B" w:rsidR="20B2A7D4">
        <w:rPr>
          <w:rFonts w:ascii="Times New Roman" w:hAnsi="Times New Roman" w:eastAsia="Times New Roman" w:cs="Times New Roman"/>
          <w:i w:val="1"/>
          <w:iCs w:val="1"/>
          <w:sz w:val="24"/>
          <w:szCs w:val="24"/>
        </w:rPr>
        <w:t xml:space="preserve"> Warfare</w:t>
      </w:r>
      <w:r w:rsidRPr="57CA6D0B" w:rsidR="20B2A7D4">
        <w:rPr>
          <w:rFonts w:ascii="Times New Roman" w:hAnsi="Times New Roman" w:eastAsia="Times New Roman" w:cs="Times New Roman"/>
          <w:sz w:val="24"/>
          <w:szCs w:val="24"/>
        </w:rPr>
        <w:t>,</w:t>
      </w:r>
      <w:r w:rsidRPr="57CA6D0B" w:rsidR="20B2A7D4">
        <w:rPr>
          <w:rFonts w:ascii="Times New Roman" w:hAnsi="Times New Roman" w:eastAsia="Times New Roman" w:cs="Times New Roman"/>
          <w:sz w:val="24"/>
          <w:szCs w:val="24"/>
        </w:rPr>
        <w:t xml:space="preserve"> and the </w:t>
      </w:r>
      <w:r w:rsidRPr="57CA6D0B" w:rsidR="20B2A7D4">
        <w:rPr>
          <w:rFonts w:ascii="Times New Roman" w:hAnsi="Times New Roman" w:eastAsia="Times New Roman" w:cs="Times New Roman"/>
          <w:sz w:val="24"/>
          <w:szCs w:val="24"/>
        </w:rPr>
        <w:t xml:space="preserve">reasons </w:t>
      </w:r>
      <w:r w:rsidRPr="57CA6D0B" w:rsidR="00BC617B">
        <w:rPr>
          <w:rFonts w:ascii="Times New Roman" w:hAnsi="Times New Roman" w:eastAsia="Times New Roman" w:cs="Times New Roman"/>
          <w:sz w:val="24"/>
          <w:szCs w:val="24"/>
        </w:rPr>
        <w:t>behind its</w:t>
      </w:r>
      <w:r w:rsidRPr="57CA6D0B" w:rsidR="20B2A7D4">
        <w:rPr>
          <w:rFonts w:ascii="Times New Roman" w:hAnsi="Times New Roman" w:eastAsia="Times New Roman" w:cs="Times New Roman"/>
          <w:sz w:val="24"/>
          <w:szCs w:val="24"/>
        </w:rPr>
        <w:t xml:space="preserve"> success</w:t>
      </w:r>
      <w:r w:rsidRPr="57CA6D0B" w:rsidR="00BC617B">
        <w:rPr>
          <w:rFonts w:ascii="Times New Roman" w:hAnsi="Times New Roman" w:eastAsia="Times New Roman" w:cs="Times New Roman"/>
          <w:sz w:val="24"/>
          <w:szCs w:val="24"/>
        </w:rPr>
        <w:t xml:space="preserve">, which </w:t>
      </w:r>
      <w:r w:rsidRPr="57CA6D0B" w:rsidR="20B2A7D4">
        <w:rPr>
          <w:rFonts w:ascii="Times New Roman" w:hAnsi="Times New Roman" w:eastAsia="Times New Roman" w:cs="Times New Roman"/>
          <w:sz w:val="24"/>
          <w:szCs w:val="24"/>
        </w:rPr>
        <w:t xml:space="preserve">Che </w:t>
      </w:r>
      <w:r w:rsidRPr="57CA6D0B" w:rsidR="00BC617B">
        <w:rPr>
          <w:rFonts w:ascii="Times New Roman" w:hAnsi="Times New Roman" w:eastAsia="Times New Roman" w:cs="Times New Roman"/>
          <w:sz w:val="24"/>
          <w:szCs w:val="24"/>
        </w:rPr>
        <w:t>overlooked, were pivotal in shaping his approach</w:t>
      </w:r>
      <w:r w:rsidRPr="57CA6D0B" w:rsidR="20B2A7D4">
        <w:rPr>
          <w:rFonts w:ascii="Times New Roman" w:hAnsi="Times New Roman" w:eastAsia="Times New Roman" w:cs="Times New Roman"/>
          <w:sz w:val="24"/>
          <w:szCs w:val="24"/>
        </w:rPr>
        <w:t xml:space="preserve">.  </w:t>
      </w:r>
    </w:p>
    <w:p w:rsidR="00EA681D" w:rsidP="57CA6D0B" w:rsidRDefault="20B2A7D4" w14:paraId="159F3719" w14:textId="13A556E2">
      <w:pPr>
        <w:spacing w:line="480" w:lineRule="auto"/>
        <w:ind w:firstLine="720"/>
        <w:rPr>
          <w:rFonts w:ascii="Times New Roman" w:hAnsi="Times New Roman" w:eastAsia="Times New Roman" w:cs="Times New Roman"/>
          <w:sz w:val="24"/>
          <w:szCs w:val="24"/>
        </w:rPr>
      </w:pPr>
      <w:r w:rsidRPr="57CA6D0B" w:rsidR="20B2A7D4">
        <w:rPr>
          <w:rFonts w:ascii="Times New Roman" w:hAnsi="Times New Roman" w:eastAsia="Times New Roman" w:cs="Times New Roman"/>
          <w:sz w:val="24"/>
          <w:szCs w:val="24"/>
        </w:rPr>
        <w:t xml:space="preserve">One </w:t>
      </w:r>
      <w:r w:rsidRPr="57CA6D0B" w:rsidR="00561C18">
        <w:rPr>
          <w:rFonts w:ascii="Times New Roman" w:hAnsi="Times New Roman" w:eastAsia="Times New Roman" w:cs="Times New Roman"/>
          <w:sz w:val="24"/>
          <w:szCs w:val="24"/>
        </w:rPr>
        <w:t>k</w:t>
      </w:r>
      <w:r w:rsidRPr="57CA6D0B" w:rsidR="00561C18">
        <w:rPr>
          <w:rFonts w:ascii="Times New Roman" w:hAnsi="Times New Roman" w:eastAsia="Times New Roman" w:cs="Times New Roman"/>
          <w:sz w:val="24"/>
          <w:szCs w:val="24"/>
        </w:rPr>
        <w:t>ey</w:t>
      </w:r>
      <w:r w:rsidRPr="57CA6D0B" w:rsidR="20B2A7D4">
        <w:rPr>
          <w:rFonts w:ascii="Times New Roman" w:hAnsi="Times New Roman" w:eastAsia="Times New Roman" w:cs="Times New Roman"/>
          <w:sz w:val="24"/>
          <w:szCs w:val="24"/>
        </w:rPr>
        <w:t xml:space="preserve"> difference between Cuba and Bolivia was the </w:t>
      </w:r>
      <w:r w:rsidRPr="57CA6D0B" w:rsidR="00561C18">
        <w:rPr>
          <w:rFonts w:ascii="Times New Roman" w:hAnsi="Times New Roman" w:eastAsia="Times New Roman" w:cs="Times New Roman"/>
          <w:sz w:val="24"/>
          <w:szCs w:val="24"/>
        </w:rPr>
        <w:t>nature of their revolutions</w:t>
      </w:r>
      <w:r w:rsidRPr="57CA6D0B" w:rsidR="20B2A7D4">
        <w:rPr>
          <w:rFonts w:ascii="Times New Roman" w:hAnsi="Times New Roman" w:eastAsia="Times New Roman" w:cs="Times New Roman"/>
          <w:sz w:val="24"/>
          <w:szCs w:val="24"/>
        </w:rPr>
        <w:t xml:space="preserve">. </w:t>
      </w:r>
      <w:r w:rsidRPr="57CA6D0B" w:rsidR="00561C18">
        <w:rPr>
          <w:rFonts w:ascii="Times New Roman" w:hAnsi="Times New Roman" w:eastAsia="Times New Roman" w:cs="Times New Roman"/>
          <w:sz w:val="24"/>
          <w:szCs w:val="24"/>
        </w:rPr>
        <w:t>The</w:t>
      </w:r>
      <w:r w:rsidRPr="57CA6D0B" w:rsidR="20B2A7D4">
        <w:rPr>
          <w:rFonts w:ascii="Times New Roman" w:hAnsi="Times New Roman" w:eastAsia="Times New Roman" w:cs="Times New Roman"/>
          <w:sz w:val="24"/>
          <w:szCs w:val="24"/>
        </w:rPr>
        <w:t xml:space="preserve"> July 26th Movement </w:t>
      </w:r>
      <w:r w:rsidRPr="57CA6D0B" w:rsidR="00561C18">
        <w:rPr>
          <w:rFonts w:ascii="Times New Roman" w:hAnsi="Times New Roman" w:eastAsia="Times New Roman" w:cs="Times New Roman"/>
          <w:sz w:val="24"/>
          <w:szCs w:val="24"/>
        </w:rPr>
        <w:t>sought</w:t>
      </w:r>
      <w:r w:rsidRPr="57CA6D0B" w:rsidR="20B2A7D4">
        <w:rPr>
          <w:rFonts w:ascii="Times New Roman" w:hAnsi="Times New Roman" w:eastAsia="Times New Roman" w:cs="Times New Roman"/>
          <w:sz w:val="24"/>
          <w:szCs w:val="24"/>
        </w:rPr>
        <w:t xml:space="preserve"> a social revolution to </w:t>
      </w:r>
      <w:r w:rsidRPr="57CA6D0B" w:rsidR="00561C18">
        <w:rPr>
          <w:rFonts w:ascii="Times New Roman" w:hAnsi="Times New Roman" w:eastAsia="Times New Roman" w:cs="Times New Roman"/>
          <w:sz w:val="24"/>
          <w:szCs w:val="24"/>
        </w:rPr>
        <w:t>liberate</w:t>
      </w:r>
      <w:r w:rsidRPr="57CA6D0B" w:rsidR="20B2A7D4">
        <w:rPr>
          <w:rFonts w:ascii="Times New Roman" w:hAnsi="Times New Roman" w:eastAsia="Times New Roman" w:cs="Times New Roman"/>
          <w:sz w:val="24"/>
          <w:szCs w:val="24"/>
        </w:rPr>
        <w:t xml:space="preserve"> the peasantry from</w:t>
      </w:r>
      <w:r w:rsidRPr="57CA6D0B" w:rsidR="20B2A7D4">
        <w:rPr>
          <w:rFonts w:ascii="Times New Roman" w:hAnsi="Times New Roman" w:eastAsia="Times New Roman" w:cs="Times New Roman"/>
          <w:sz w:val="24"/>
          <w:szCs w:val="24"/>
        </w:rPr>
        <w:t xml:space="preserve"> Batista</w:t>
      </w:r>
      <w:r w:rsidRPr="57CA6D0B" w:rsidR="00561C18">
        <w:rPr>
          <w:rFonts w:ascii="Times New Roman" w:hAnsi="Times New Roman" w:eastAsia="Times New Roman" w:cs="Times New Roman"/>
          <w:sz w:val="24"/>
          <w:szCs w:val="24"/>
        </w:rPr>
        <w:t xml:space="preserve">’s </w:t>
      </w:r>
      <w:r w:rsidRPr="57CA6D0B" w:rsidR="00561C18">
        <w:rPr>
          <w:rFonts w:ascii="Times New Roman" w:hAnsi="Times New Roman" w:eastAsia="Times New Roman" w:cs="Times New Roman"/>
          <w:sz w:val="24"/>
          <w:szCs w:val="24"/>
        </w:rPr>
        <w:t>regime</w:t>
      </w:r>
      <w:r w:rsidRPr="57CA6D0B" w:rsidR="20B2A7D4">
        <w:rPr>
          <w:rFonts w:ascii="Times New Roman" w:hAnsi="Times New Roman" w:eastAsia="Times New Roman" w:cs="Times New Roman"/>
          <w:sz w:val="24"/>
          <w:szCs w:val="24"/>
        </w:rPr>
        <w:t xml:space="preserve">, </w:t>
      </w:r>
      <w:r w:rsidRPr="57CA6D0B" w:rsidR="20B2A7D4">
        <w:rPr>
          <w:rFonts w:ascii="Times New Roman" w:hAnsi="Times New Roman" w:eastAsia="Times New Roman" w:cs="Times New Roman"/>
          <w:sz w:val="24"/>
          <w:szCs w:val="24"/>
        </w:rPr>
        <w:t>wh</w:t>
      </w:r>
      <w:r w:rsidRPr="57CA6D0B" w:rsidR="00561C18">
        <w:rPr>
          <w:rFonts w:ascii="Times New Roman" w:hAnsi="Times New Roman" w:eastAsia="Times New Roman" w:cs="Times New Roman"/>
          <w:sz w:val="24"/>
          <w:szCs w:val="24"/>
        </w:rPr>
        <w:t>ereas</w:t>
      </w:r>
      <w:r w:rsidRPr="57CA6D0B" w:rsidR="20B2A7D4">
        <w:rPr>
          <w:rFonts w:ascii="Times New Roman" w:hAnsi="Times New Roman" w:eastAsia="Times New Roman" w:cs="Times New Roman"/>
          <w:sz w:val="24"/>
          <w:szCs w:val="24"/>
        </w:rPr>
        <w:t xml:space="preserve"> the MNR </w:t>
      </w:r>
      <w:r w:rsidRPr="57CA6D0B" w:rsidR="00561C18">
        <w:rPr>
          <w:rFonts w:ascii="Times New Roman" w:hAnsi="Times New Roman" w:eastAsia="Times New Roman" w:cs="Times New Roman"/>
          <w:sz w:val="24"/>
          <w:szCs w:val="24"/>
        </w:rPr>
        <w:t>revolution focused on</w:t>
      </w:r>
      <w:r w:rsidRPr="57CA6D0B" w:rsidR="002221DD">
        <w:rPr>
          <w:rFonts w:ascii="Times New Roman" w:hAnsi="Times New Roman" w:eastAsia="Times New Roman" w:cs="Times New Roman"/>
          <w:sz w:val="24"/>
          <w:szCs w:val="24"/>
        </w:rPr>
        <w:t xml:space="preserve"> economic ref</w:t>
      </w:r>
      <w:r w:rsidRPr="57CA6D0B" w:rsidR="002221DD">
        <w:rPr>
          <w:rFonts w:ascii="Times New Roman" w:hAnsi="Times New Roman" w:eastAsia="Times New Roman" w:cs="Times New Roman"/>
          <w:sz w:val="24"/>
          <w:szCs w:val="24"/>
        </w:rPr>
        <w:t xml:space="preserve">orm. </w:t>
      </w:r>
      <w:r w:rsidRPr="57CA6D0B" w:rsidR="002221DD">
        <w:rPr>
          <w:rFonts w:ascii="Times New Roman" w:hAnsi="Times New Roman" w:eastAsia="Times New Roman" w:cs="Times New Roman"/>
          <w:sz w:val="24"/>
          <w:szCs w:val="24"/>
        </w:rPr>
        <w:t xml:space="preserve">MNR leaders </w:t>
      </w:r>
      <w:r w:rsidRPr="57CA6D0B" w:rsidR="20B2A7D4">
        <w:rPr>
          <w:rFonts w:ascii="Times New Roman" w:hAnsi="Times New Roman" w:eastAsia="Times New Roman" w:cs="Times New Roman"/>
          <w:sz w:val="24"/>
          <w:szCs w:val="24"/>
        </w:rPr>
        <w:t>emphasize</w:t>
      </w:r>
      <w:r w:rsidRPr="57CA6D0B" w:rsidR="002221DD">
        <w:rPr>
          <w:rFonts w:ascii="Times New Roman" w:hAnsi="Times New Roman" w:eastAsia="Times New Roman" w:cs="Times New Roman"/>
          <w:sz w:val="24"/>
          <w:szCs w:val="24"/>
        </w:rPr>
        <w:t>d</w:t>
      </w:r>
      <w:r w:rsidRPr="57CA6D0B" w:rsidR="20B2A7D4">
        <w:rPr>
          <w:rFonts w:ascii="Times New Roman" w:hAnsi="Times New Roman" w:eastAsia="Times New Roman" w:cs="Times New Roman"/>
          <w:sz w:val="24"/>
          <w:szCs w:val="24"/>
        </w:rPr>
        <w:t xml:space="preserve"> that their goal was an “economic revolution, not a social revolution</w:t>
      </w:r>
      <w:r w:rsidRPr="57CA6D0B" w:rsidR="20B2A7D4">
        <w:rPr>
          <w:rFonts w:ascii="Times New Roman" w:hAnsi="Times New Roman" w:eastAsia="Times New Roman" w:cs="Times New Roman"/>
          <w:sz w:val="24"/>
          <w:szCs w:val="24"/>
        </w:rPr>
        <w:t xml:space="preserve">.”</w:t>
      </w:r>
      <w:r w:rsidRPr="57CA6D0B" w:rsidR="43C46B73">
        <w:rPr>
          <w:rStyle w:val="FootnoteReference"/>
          <w:rFonts w:ascii="Times New Roman" w:hAnsi="Times New Roman" w:eastAsia="Times New Roman" w:cs="Times New Roman"/>
          <w:sz w:val="24"/>
          <w:szCs w:val="24"/>
        </w:rPr>
        <w:footnoteReference w:id="60"/>
      </w:r>
      <w:r w:rsidRPr="57CA6D0B" w:rsidR="20B2A7D4">
        <w:rPr>
          <w:rFonts w:ascii="Times New Roman" w:hAnsi="Times New Roman" w:eastAsia="Times New Roman" w:cs="Times New Roman"/>
          <w:sz w:val="24"/>
          <w:szCs w:val="24"/>
        </w:rPr>
        <w:t xml:space="preserve"> Additionally, while the Cubans </w:t>
      </w:r>
      <w:r w:rsidRPr="57CA6D0B" w:rsidR="00351E6A">
        <w:rPr>
          <w:rFonts w:ascii="Times New Roman" w:hAnsi="Times New Roman" w:eastAsia="Times New Roman" w:cs="Times New Roman"/>
          <w:sz w:val="24"/>
          <w:szCs w:val="24"/>
        </w:rPr>
        <w:t xml:space="preserve">pursued </w:t>
      </w:r>
      <w:r w:rsidRPr="57CA6D0B" w:rsidR="20B2A7D4">
        <w:rPr>
          <w:rFonts w:ascii="Times New Roman" w:hAnsi="Times New Roman" w:eastAsia="Times New Roman" w:cs="Times New Roman"/>
          <w:sz w:val="24"/>
          <w:szCs w:val="24"/>
        </w:rPr>
        <w:t xml:space="preserve">a peasant revolution through </w:t>
      </w:r>
      <w:r w:rsidRPr="57CA6D0B" w:rsidR="5C1FC73D">
        <w:rPr>
          <w:rFonts w:ascii="Times New Roman" w:hAnsi="Times New Roman" w:eastAsia="Times New Roman" w:cs="Times New Roman"/>
          <w:sz w:val="24"/>
          <w:szCs w:val="24"/>
        </w:rPr>
        <w:t>guerrilla</w:t>
      </w:r>
      <w:r w:rsidRPr="57CA6D0B" w:rsidR="20B2A7D4">
        <w:rPr>
          <w:rFonts w:ascii="Times New Roman" w:hAnsi="Times New Roman" w:eastAsia="Times New Roman" w:cs="Times New Roman"/>
          <w:sz w:val="24"/>
          <w:szCs w:val="24"/>
        </w:rPr>
        <w:t xml:space="preserve"> warfare,</w:t>
      </w:r>
      <w:r w:rsidRPr="57CA6D0B" w:rsidR="20B2A7D4">
        <w:rPr>
          <w:rFonts w:ascii="Times New Roman" w:hAnsi="Times New Roman" w:eastAsia="Times New Roman" w:cs="Times New Roman"/>
          <w:sz w:val="24"/>
          <w:szCs w:val="24"/>
        </w:rPr>
        <w:t xml:space="preserve"> the MNR</w:t>
      </w:r>
      <w:r w:rsidRPr="57CA6D0B" w:rsidR="006E67B1">
        <w:rPr>
          <w:rFonts w:ascii="Times New Roman" w:hAnsi="Times New Roman" w:eastAsia="Times New Roman" w:cs="Times New Roman"/>
          <w:sz w:val="24"/>
          <w:szCs w:val="24"/>
        </w:rPr>
        <w:t xml:space="preserve"> </w:t>
      </w:r>
      <w:r w:rsidRPr="57CA6D0B" w:rsidR="20B2A7D4">
        <w:rPr>
          <w:rFonts w:ascii="Times New Roman" w:hAnsi="Times New Roman" w:eastAsia="Times New Roman" w:cs="Times New Roman"/>
          <w:sz w:val="24"/>
          <w:szCs w:val="24"/>
        </w:rPr>
        <w:t xml:space="preserve">comprised </w:t>
      </w:r>
      <w:r w:rsidRPr="57CA6D0B" w:rsidR="4A8DA783">
        <w:rPr>
          <w:rFonts w:ascii="Times New Roman" w:hAnsi="Times New Roman" w:eastAsia="Times New Roman" w:cs="Times New Roman"/>
          <w:sz w:val="24"/>
          <w:szCs w:val="24"/>
        </w:rPr>
        <w:t>a coalition of classes</w:t>
      </w:r>
      <w:r w:rsidRPr="57CA6D0B" w:rsidR="20B2A7D4">
        <w:rPr>
          <w:rFonts w:ascii="Times New Roman" w:hAnsi="Times New Roman" w:eastAsia="Times New Roman" w:cs="Times New Roman"/>
          <w:sz w:val="24"/>
          <w:szCs w:val="24"/>
        </w:rPr>
        <w:t xml:space="preserve"> that </w:t>
      </w:r>
      <w:r w:rsidRPr="57CA6D0B" w:rsidR="006E67B1">
        <w:rPr>
          <w:rFonts w:ascii="Times New Roman" w:hAnsi="Times New Roman" w:eastAsia="Times New Roman" w:cs="Times New Roman"/>
          <w:sz w:val="24"/>
          <w:szCs w:val="24"/>
        </w:rPr>
        <w:t xml:space="preserve">adopted </w:t>
      </w:r>
      <w:r w:rsidRPr="57CA6D0B" w:rsidR="20B2A7D4">
        <w:rPr>
          <w:rFonts w:ascii="Times New Roman" w:hAnsi="Times New Roman" w:eastAsia="Times New Roman" w:cs="Times New Roman"/>
          <w:sz w:val="24"/>
          <w:szCs w:val="24"/>
        </w:rPr>
        <w:t xml:space="preserve">a multiclass populist strategy. </w:t>
      </w:r>
      <w:r w:rsidRPr="57CA6D0B" w:rsidR="43C46B73">
        <w:rPr>
          <w:rStyle w:val="FootnoteReference"/>
          <w:rFonts w:ascii="Times New Roman" w:hAnsi="Times New Roman" w:eastAsia="Times New Roman" w:cs="Times New Roman"/>
          <w:sz w:val="24"/>
          <w:szCs w:val="24"/>
        </w:rPr>
        <w:footnoteReference w:id="61"/>
      </w:r>
      <w:r w:rsidRPr="57CA6D0B" w:rsidR="71813BB7">
        <w:rPr>
          <w:rFonts w:ascii="Times New Roman" w:hAnsi="Times New Roman" w:eastAsia="Times New Roman" w:cs="Times New Roman"/>
          <w:sz w:val="24"/>
          <w:szCs w:val="24"/>
        </w:rPr>
        <w:t xml:space="preserve"> </w:t>
      </w:r>
      <w:r w:rsidRPr="57CA6D0B" w:rsidR="20B2A7D4">
        <w:rPr>
          <w:rFonts w:ascii="Times New Roman" w:hAnsi="Times New Roman" w:eastAsia="Times New Roman" w:cs="Times New Roman"/>
          <w:sz w:val="24"/>
          <w:szCs w:val="24"/>
        </w:rPr>
        <w:t xml:space="preserve">Che </w:t>
      </w:r>
      <w:r w:rsidRPr="57CA6D0B" w:rsidR="68EBA257">
        <w:rPr>
          <w:rFonts w:ascii="Times New Roman" w:hAnsi="Times New Roman" w:eastAsia="Times New Roman" w:cs="Times New Roman"/>
          <w:sz w:val="24"/>
          <w:szCs w:val="24"/>
        </w:rPr>
        <w:t>e</w:t>
      </w:r>
      <w:r w:rsidRPr="57CA6D0B" w:rsidR="20B2A7D4">
        <w:rPr>
          <w:rFonts w:ascii="Times New Roman" w:hAnsi="Times New Roman" w:eastAsia="Times New Roman" w:cs="Times New Roman"/>
          <w:sz w:val="24"/>
          <w:szCs w:val="24"/>
        </w:rPr>
        <w:t>n</w:t>
      </w:r>
      <w:r w:rsidRPr="57CA6D0B" w:rsidR="07E6E058">
        <w:rPr>
          <w:rFonts w:ascii="Times New Roman" w:hAnsi="Times New Roman" w:eastAsia="Times New Roman" w:cs="Times New Roman"/>
          <w:sz w:val="24"/>
          <w:szCs w:val="24"/>
        </w:rPr>
        <w:t>visioned</w:t>
      </w:r>
      <w:r w:rsidRPr="57CA6D0B" w:rsidR="20B2A7D4">
        <w:rPr>
          <w:rFonts w:ascii="Times New Roman" w:hAnsi="Times New Roman" w:eastAsia="Times New Roman" w:cs="Times New Roman"/>
          <w:sz w:val="24"/>
          <w:szCs w:val="24"/>
        </w:rPr>
        <w:t xml:space="preserve"> a small </w:t>
      </w:r>
      <w:r w:rsidRPr="57CA6D0B" w:rsidR="006E67B1">
        <w:rPr>
          <w:rFonts w:ascii="Times New Roman" w:hAnsi="Times New Roman" w:eastAsia="Times New Roman" w:cs="Times New Roman"/>
          <w:sz w:val="24"/>
          <w:szCs w:val="24"/>
        </w:rPr>
        <w:t xml:space="preserve">cadre </w:t>
      </w:r>
      <w:r w:rsidRPr="57CA6D0B" w:rsidR="006E67B1">
        <w:rPr>
          <w:rFonts w:ascii="Times New Roman" w:hAnsi="Times New Roman" w:eastAsia="Times New Roman" w:cs="Times New Roman"/>
          <w:sz w:val="24"/>
          <w:szCs w:val="24"/>
        </w:rPr>
        <w:t xml:space="preserve">of </w:t>
      </w:r>
      <w:r w:rsidRPr="57CA6D0B" w:rsidR="5C1FC73D">
        <w:rPr>
          <w:rFonts w:ascii="Times New Roman" w:hAnsi="Times New Roman" w:eastAsia="Times New Roman" w:cs="Times New Roman"/>
          <w:sz w:val="24"/>
          <w:szCs w:val="24"/>
        </w:rPr>
        <w:t>guerrilla</w:t>
      </w:r>
      <w:r w:rsidRPr="57CA6D0B" w:rsidR="20B2A7D4">
        <w:rPr>
          <w:rFonts w:ascii="Times New Roman" w:hAnsi="Times New Roman" w:eastAsia="Times New Roman" w:cs="Times New Roman"/>
          <w:sz w:val="24"/>
          <w:szCs w:val="24"/>
        </w:rPr>
        <w:t>s</w:t>
      </w:r>
      <w:r w:rsidRPr="57CA6D0B" w:rsidR="006E67B1">
        <w:rPr>
          <w:rFonts w:ascii="Times New Roman" w:hAnsi="Times New Roman" w:eastAsia="Times New Roman" w:cs="Times New Roman"/>
          <w:sz w:val="24"/>
          <w:szCs w:val="24"/>
        </w:rPr>
        <w:t xml:space="preserve"> </w:t>
      </w:r>
      <w:r w:rsidRPr="57CA6D0B" w:rsidR="20B2A7D4">
        <w:rPr>
          <w:rFonts w:ascii="Times New Roman" w:hAnsi="Times New Roman" w:eastAsia="Times New Roman" w:cs="Times New Roman"/>
          <w:sz w:val="24"/>
          <w:szCs w:val="24"/>
        </w:rPr>
        <w:t>back</w:t>
      </w:r>
      <w:r w:rsidRPr="57CA6D0B" w:rsidR="006E67B1">
        <w:rPr>
          <w:rFonts w:ascii="Times New Roman" w:hAnsi="Times New Roman" w:eastAsia="Times New Roman" w:cs="Times New Roman"/>
          <w:sz w:val="24"/>
          <w:szCs w:val="24"/>
        </w:rPr>
        <w:t>ed</w:t>
      </w:r>
      <w:r w:rsidRPr="57CA6D0B" w:rsidR="20B2A7D4">
        <w:rPr>
          <w:rFonts w:ascii="Times New Roman" w:hAnsi="Times New Roman" w:eastAsia="Times New Roman" w:cs="Times New Roman"/>
          <w:sz w:val="24"/>
          <w:szCs w:val="24"/>
        </w:rPr>
        <w:t xml:space="preserve"> </w:t>
      </w:r>
      <w:r w:rsidRPr="57CA6D0B" w:rsidR="006E67B1">
        <w:rPr>
          <w:rFonts w:ascii="Times New Roman" w:hAnsi="Times New Roman" w:eastAsia="Times New Roman" w:cs="Times New Roman"/>
          <w:sz w:val="24"/>
          <w:szCs w:val="24"/>
        </w:rPr>
        <w:t xml:space="preserve">by </w:t>
      </w:r>
      <w:r w:rsidRPr="57CA6D0B" w:rsidR="20B2A7D4">
        <w:rPr>
          <w:rFonts w:ascii="Times New Roman" w:hAnsi="Times New Roman" w:eastAsia="Times New Roman" w:cs="Times New Roman"/>
          <w:sz w:val="24"/>
          <w:szCs w:val="24"/>
        </w:rPr>
        <w:t xml:space="preserve">the peasantry, </w:t>
      </w:r>
      <w:r w:rsidRPr="57CA6D0B" w:rsidR="006E67B1">
        <w:rPr>
          <w:rFonts w:ascii="Times New Roman" w:hAnsi="Times New Roman" w:eastAsia="Times New Roman" w:cs="Times New Roman"/>
          <w:sz w:val="24"/>
          <w:szCs w:val="24"/>
        </w:rPr>
        <w:t xml:space="preserve">but </w:t>
      </w:r>
      <w:r w:rsidRPr="57CA6D0B" w:rsidR="20B2A7D4">
        <w:rPr>
          <w:rFonts w:ascii="Times New Roman" w:hAnsi="Times New Roman" w:eastAsia="Times New Roman" w:cs="Times New Roman"/>
          <w:sz w:val="24"/>
          <w:szCs w:val="24"/>
        </w:rPr>
        <w:t xml:space="preserve">the MNR </w:t>
      </w:r>
      <w:r w:rsidRPr="57CA6D0B" w:rsidR="20B2A7D4">
        <w:rPr>
          <w:rFonts w:ascii="Times New Roman" w:hAnsi="Times New Roman" w:eastAsia="Times New Roman" w:cs="Times New Roman"/>
          <w:sz w:val="24"/>
          <w:szCs w:val="24"/>
        </w:rPr>
        <w:t>succeed</w:t>
      </w:r>
      <w:r w:rsidRPr="57CA6D0B" w:rsidR="006E67B1">
        <w:rPr>
          <w:rFonts w:ascii="Times New Roman" w:hAnsi="Times New Roman" w:eastAsia="Times New Roman" w:cs="Times New Roman"/>
          <w:sz w:val="24"/>
          <w:szCs w:val="24"/>
        </w:rPr>
        <w:t>ed</w:t>
      </w:r>
      <w:r w:rsidRPr="57CA6D0B" w:rsidR="009D6D4D">
        <w:rPr>
          <w:rFonts w:ascii="Times New Roman" w:hAnsi="Times New Roman" w:eastAsia="Times New Roman" w:cs="Times New Roman"/>
          <w:sz w:val="24"/>
          <w:szCs w:val="24"/>
        </w:rPr>
        <w:t xml:space="preserve"> by uniting various social classes. </w:t>
      </w:r>
      <w:r w:rsidRPr="57CA6D0B" w:rsidR="00EA681D">
        <w:rPr>
          <w:rFonts w:ascii="Times New Roman" w:hAnsi="Times New Roman" w:eastAsia="Times New Roman" w:cs="Times New Roman"/>
          <w:sz w:val="24"/>
          <w:szCs w:val="24"/>
        </w:rPr>
        <w:t xml:space="preserve">Unlike the July 26th Movement’s </w:t>
      </w:r>
      <w:r w:rsidRPr="57CA6D0B" w:rsidR="20B2A7D4">
        <w:rPr>
          <w:rFonts w:ascii="Times New Roman" w:hAnsi="Times New Roman" w:eastAsia="Times New Roman" w:cs="Times New Roman"/>
          <w:sz w:val="24"/>
          <w:szCs w:val="24"/>
        </w:rPr>
        <w:t>insurrection</w:t>
      </w:r>
      <w:r w:rsidRPr="57CA6D0B" w:rsidR="00EA681D">
        <w:rPr>
          <w:rFonts w:ascii="Times New Roman" w:hAnsi="Times New Roman" w:eastAsia="Times New Roman" w:cs="Times New Roman"/>
          <w:sz w:val="24"/>
          <w:szCs w:val="24"/>
        </w:rPr>
        <w:t>ary approach</w:t>
      </w:r>
      <w:r w:rsidRPr="57CA6D0B" w:rsidR="20B2A7D4">
        <w:rPr>
          <w:rFonts w:ascii="Times New Roman" w:hAnsi="Times New Roman" w:eastAsia="Times New Roman" w:cs="Times New Roman"/>
          <w:sz w:val="24"/>
          <w:szCs w:val="24"/>
        </w:rPr>
        <w:t>, the MNR</w:t>
      </w:r>
      <w:r w:rsidRPr="57CA6D0B" w:rsidR="00933E2C">
        <w:rPr>
          <w:rFonts w:ascii="Times New Roman" w:hAnsi="Times New Roman" w:eastAsia="Times New Roman" w:cs="Times New Roman"/>
          <w:sz w:val="24"/>
          <w:szCs w:val="24"/>
        </w:rPr>
        <w:t xml:space="preserve"> initially gained power through elections,</w:t>
      </w:r>
      <w:r w:rsidRPr="57CA6D0B" w:rsidR="00933E2C">
        <w:rPr>
          <w:rFonts w:ascii="Times New Roman" w:hAnsi="Times New Roman" w:eastAsia="Times New Roman" w:cs="Times New Roman"/>
          <w:sz w:val="24"/>
          <w:szCs w:val="24"/>
        </w:rPr>
        <w:t xml:space="preserve"> t</w:t>
      </w:r>
      <w:r w:rsidRPr="57CA6D0B" w:rsidR="20B2A7D4">
        <w:rPr>
          <w:rFonts w:ascii="Times New Roman" w:hAnsi="Times New Roman" w:eastAsia="Times New Roman" w:cs="Times New Roman"/>
          <w:sz w:val="24"/>
          <w:szCs w:val="24"/>
        </w:rPr>
        <w:t xml:space="preserve">hough they </w:t>
      </w:r>
      <w:r w:rsidRPr="57CA6D0B" w:rsidR="00933E2C">
        <w:rPr>
          <w:rFonts w:ascii="Times New Roman" w:hAnsi="Times New Roman" w:eastAsia="Times New Roman" w:cs="Times New Roman"/>
          <w:sz w:val="24"/>
          <w:szCs w:val="24"/>
        </w:rPr>
        <w:t>eventually</w:t>
      </w:r>
      <w:r w:rsidRPr="57CA6D0B" w:rsidR="20B2A7D4">
        <w:rPr>
          <w:rFonts w:ascii="Times New Roman" w:hAnsi="Times New Roman" w:eastAsia="Times New Roman" w:cs="Times New Roman"/>
          <w:sz w:val="24"/>
          <w:szCs w:val="24"/>
        </w:rPr>
        <w:t xml:space="preserve"> ha</w:t>
      </w:r>
      <w:r w:rsidRPr="57CA6D0B" w:rsidR="00933E2C">
        <w:rPr>
          <w:rFonts w:ascii="Times New Roman" w:hAnsi="Times New Roman" w:eastAsia="Times New Roman" w:cs="Times New Roman"/>
          <w:sz w:val="24"/>
          <w:szCs w:val="24"/>
        </w:rPr>
        <w:t>d</w:t>
      </w:r>
      <w:r w:rsidRPr="57CA6D0B" w:rsidR="20B2A7D4">
        <w:rPr>
          <w:rFonts w:ascii="Times New Roman" w:hAnsi="Times New Roman" w:eastAsia="Times New Roman" w:cs="Times New Roman"/>
          <w:sz w:val="24"/>
          <w:szCs w:val="24"/>
        </w:rPr>
        <w:t xml:space="preserve"> to fight</w:t>
      </w:r>
      <w:r w:rsidRPr="57CA6D0B" w:rsidR="00933E2C">
        <w:rPr>
          <w:rFonts w:ascii="Times New Roman" w:hAnsi="Times New Roman" w:eastAsia="Times New Roman" w:cs="Times New Roman"/>
          <w:sz w:val="24"/>
          <w:szCs w:val="24"/>
        </w:rPr>
        <w:t xml:space="preserve"> to assert their </w:t>
      </w:r>
      <w:r w:rsidRPr="57CA6D0B" w:rsidR="00933E2C">
        <w:rPr>
          <w:rFonts w:ascii="Times New Roman" w:hAnsi="Times New Roman" w:eastAsia="Times New Roman" w:cs="Times New Roman"/>
          <w:sz w:val="24"/>
          <w:szCs w:val="24"/>
        </w:rPr>
        <w:t xml:space="preserve">legitimacy</w:t>
      </w:r>
      <w:r w:rsidRPr="57CA6D0B" w:rsidR="20B2A7D4">
        <w:rPr>
          <w:rFonts w:ascii="Times New Roman" w:hAnsi="Times New Roman" w:eastAsia="Times New Roman" w:cs="Times New Roman"/>
          <w:sz w:val="24"/>
          <w:szCs w:val="24"/>
        </w:rPr>
        <w:t>.</w:t>
      </w:r>
      <w:r w:rsidRPr="57CA6D0B" w:rsidR="43C46B73">
        <w:rPr>
          <w:rStyle w:val="FootnoteReference"/>
          <w:rFonts w:ascii="Times New Roman" w:hAnsi="Times New Roman" w:eastAsia="Times New Roman" w:cs="Times New Roman"/>
          <w:sz w:val="24"/>
          <w:szCs w:val="24"/>
        </w:rPr>
        <w:footnoteReference w:id="62"/>
      </w:r>
      <w:r w:rsidRPr="57CA6D0B" w:rsidR="20B2A7D4">
        <w:rPr>
          <w:rFonts w:ascii="Times New Roman" w:hAnsi="Times New Roman" w:eastAsia="Times New Roman" w:cs="Times New Roman"/>
          <w:sz w:val="24"/>
          <w:szCs w:val="24"/>
        </w:rPr>
        <w:t xml:space="preserve"> </w:t>
      </w:r>
    </w:p>
    <w:p w:rsidR="005975F1" w:rsidP="57CA6D0B" w:rsidRDefault="20B2A7D4" w14:paraId="7F3DD79B" w14:textId="7C89DB3C">
      <w:pPr>
        <w:spacing w:line="480" w:lineRule="auto"/>
        <w:ind w:firstLine="720"/>
        <w:rPr>
          <w:rFonts w:ascii="Times New Roman" w:hAnsi="Times New Roman" w:eastAsia="Times New Roman" w:cs="Times New Roman"/>
          <w:sz w:val="24"/>
          <w:szCs w:val="24"/>
        </w:rPr>
      </w:pPr>
      <w:r w:rsidRPr="57CA6D0B" w:rsidR="20B2A7D4">
        <w:rPr>
          <w:rFonts w:ascii="Times New Roman" w:hAnsi="Times New Roman" w:eastAsia="Times New Roman" w:cs="Times New Roman"/>
          <w:sz w:val="24"/>
          <w:szCs w:val="24"/>
        </w:rPr>
        <w:lastRenderedPageBreak/>
        <w:t xml:space="preserve">Another </w:t>
      </w:r>
      <w:r w:rsidRPr="57CA6D0B" w:rsidR="00D165FF">
        <w:rPr>
          <w:rFonts w:ascii="Times New Roman" w:hAnsi="Times New Roman" w:eastAsia="Times New Roman" w:cs="Times New Roman"/>
          <w:sz w:val="24"/>
          <w:szCs w:val="24"/>
        </w:rPr>
        <w:t>critical</w:t>
      </w:r>
      <w:r w:rsidRPr="57CA6D0B" w:rsidR="20B2A7D4">
        <w:rPr>
          <w:rFonts w:ascii="Times New Roman" w:hAnsi="Times New Roman" w:eastAsia="Times New Roman" w:cs="Times New Roman"/>
          <w:sz w:val="24"/>
          <w:szCs w:val="24"/>
        </w:rPr>
        <w:t xml:space="preserve"> difference</w:t>
      </w:r>
      <w:r w:rsidRPr="57CA6D0B" w:rsidR="00D165FF">
        <w:rPr>
          <w:rFonts w:ascii="Times New Roman" w:hAnsi="Times New Roman" w:eastAsia="Times New Roman" w:cs="Times New Roman"/>
          <w:sz w:val="24"/>
          <w:szCs w:val="24"/>
        </w:rPr>
        <w:t xml:space="preserve"> </w:t>
      </w:r>
      <w:r w:rsidRPr="57CA6D0B" w:rsidR="00D165FF">
        <w:rPr>
          <w:rFonts w:ascii="Times New Roman" w:hAnsi="Times New Roman" w:eastAsia="Times New Roman" w:cs="Times New Roman"/>
          <w:sz w:val="24"/>
          <w:szCs w:val="24"/>
        </w:rPr>
        <w:t xml:space="preserve">lay</w:t>
      </w:r>
      <w:r w:rsidRPr="57CA6D0B" w:rsidR="00D165FF">
        <w:rPr>
          <w:rFonts w:ascii="Times New Roman" w:hAnsi="Times New Roman" w:eastAsia="Times New Roman" w:cs="Times New Roman"/>
          <w:sz w:val="24"/>
          <w:szCs w:val="24"/>
        </w:rPr>
        <w:t xml:space="preserve"> in their post-revolutionary</w:t>
      </w:r>
      <w:r w:rsidRPr="57CA6D0B" w:rsidR="20B2A7D4">
        <w:rPr>
          <w:rFonts w:ascii="Times New Roman" w:hAnsi="Times New Roman" w:eastAsia="Times New Roman" w:cs="Times New Roman"/>
          <w:sz w:val="24"/>
          <w:szCs w:val="24"/>
        </w:rPr>
        <w:t xml:space="preserve"> economic system</w:t>
      </w:r>
      <w:r w:rsidRPr="57CA6D0B" w:rsidR="00D165FF">
        <w:rPr>
          <w:rFonts w:ascii="Times New Roman" w:hAnsi="Times New Roman" w:eastAsia="Times New Roman" w:cs="Times New Roman"/>
          <w:sz w:val="24"/>
          <w:szCs w:val="24"/>
        </w:rPr>
        <w:t>s</w:t>
      </w:r>
      <w:r w:rsidRPr="57CA6D0B" w:rsidR="20B2A7D4">
        <w:rPr>
          <w:rFonts w:ascii="Times New Roman" w:hAnsi="Times New Roman" w:eastAsia="Times New Roman" w:cs="Times New Roman"/>
          <w:sz w:val="24"/>
          <w:szCs w:val="24"/>
        </w:rPr>
        <w:t xml:space="preserve">. </w:t>
      </w:r>
      <w:r w:rsidRPr="57CA6D0B" w:rsidR="20B2A7D4">
        <w:rPr>
          <w:rFonts w:ascii="Times New Roman" w:hAnsi="Times New Roman" w:eastAsia="Times New Roman" w:cs="Times New Roman"/>
          <w:sz w:val="24"/>
          <w:szCs w:val="24"/>
        </w:rPr>
        <w:t xml:space="preserve">Cuba </w:t>
      </w:r>
      <w:r w:rsidRPr="57CA6D0B" w:rsidR="00D165FF">
        <w:rPr>
          <w:rFonts w:ascii="Times New Roman" w:hAnsi="Times New Roman" w:eastAsia="Times New Roman" w:cs="Times New Roman"/>
          <w:sz w:val="24"/>
          <w:szCs w:val="24"/>
        </w:rPr>
        <w:t xml:space="preserve">adopted </w:t>
      </w:r>
      <w:r w:rsidRPr="57CA6D0B" w:rsidR="20B2A7D4">
        <w:rPr>
          <w:rFonts w:ascii="Times New Roman" w:hAnsi="Times New Roman" w:eastAsia="Times New Roman" w:cs="Times New Roman"/>
          <w:sz w:val="24"/>
          <w:szCs w:val="24"/>
        </w:rPr>
        <w:t xml:space="preserve">a communist </w:t>
      </w:r>
      <w:r w:rsidRPr="57CA6D0B" w:rsidR="00D165FF">
        <w:rPr>
          <w:rFonts w:ascii="Times New Roman" w:hAnsi="Times New Roman" w:eastAsia="Times New Roman" w:cs="Times New Roman"/>
          <w:sz w:val="24"/>
          <w:szCs w:val="24"/>
        </w:rPr>
        <w:t>model,</w:t>
      </w:r>
      <w:r w:rsidRPr="57CA6D0B" w:rsidR="20B2A7D4">
        <w:rPr>
          <w:rFonts w:ascii="Times New Roman" w:hAnsi="Times New Roman" w:eastAsia="Times New Roman" w:cs="Times New Roman"/>
          <w:sz w:val="24"/>
          <w:szCs w:val="24"/>
        </w:rPr>
        <w:t xml:space="preserve"> while Bolivia remained capitalist</w:t>
      </w:r>
      <w:r w:rsidRPr="57CA6D0B" w:rsidR="20B2A7D4">
        <w:rPr>
          <w:rFonts w:ascii="Times New Roman" w:hAnsi="Times New Roman" w:eastAsia="Times New Roman" w:cs="Times New Roman"/>
          <w:sz w:val="24"/>
          <w:szCs w:val="24"/>
        </w:rPr>
        <w:t>.</w:t>
      </w:r>
      <w:r w:rsidRPr="57CA6D0B" w:rsidR="00D165FF">
        <w:rPr>
          <w:rFonts w:ascii="Times New Roman" w:hAnsi="Times New Roman" w:eastAsia="Times New Roman" w:cs="Times New Roman"/>
          <w:sz w:val="24"/>
          <w:szCs w:val="24"/>
        </w:rPr>
        <w:t xml:space="preserve"> </w:t>
      </w:r>
      <w:r w:rsidRPr="57CA6D0B" w:rsidR="20B2A7D4">
        <w:rPr>
          <w:rFonts w:ascii="Times New Roman" w:hAnsi="Times New Roman" w:eastAsia="Times New Roman" w:cs="Times New Roman"/>
          <w:sz w:val="24"/>
          <w:szCs w:val="24"/>
        </w:rPr>
        <w:t>Bolivia</w:t>
      </w:r>
      <w:r w:rsidRPr="57CA6D0B" w:rsidR="00D165FF">
        <w:rPr>
          <w:rFonts w:ascii="Times New Roman" w:hAnsi="Times New Roman" w:eastAsia="Times New Roman" w:cs="Times New Roman"/>
          <w:sz w:val="24"/>
          <w:szCs w:val="24"/>
        </w:rPr>
        <w:t xml:space="preserve">’s </w:t>
      </w:r>
      <w:r w:rsidRPr="57CA6D0B" w:rsidR="00B009CC">
        <w:rPr>
          <w:rFonts w:ascii="Times New Roman" w:hAnsi="Times New Roman" w:eastAsia="Times New Roman" w:cs="Times New Roman"/>
          <w:sz w:val="24"/>
          <w:szCs w:val="24"/>
        </w:rPr>
        <w:t>agrarian reform</w:t>
      </w:r>
      <w:r w:rsidRPr="57CA6D0B" w:rsidR="20B2A7D4">
        <w:rPr>
          <w:rFonts w:ascii="Times New Roman" w:hAnsi="Times New Roman" w:eastAsia="Times New Roman" w:cs="Times New Roman"/>
          <w:sz w:val="24"/>
          <w:szCs w:val="24"/>
        </w:rPr>
        <w:t xml:space="preserve">, </w:t>
      </w:r>
      <w:r w:rsidRPr="57CA6D0B" w:rsidR="00B009CC">
        <w:rPr>
          <w:rFonts w:ascii="Times New Roman" w:hAnsi="Times New Roman" w:eastAsia="Times New Roman" w:cs="Times New Roman"/>
          <w:sz w:val="24"/>
          <w:szCs w:val="24"/>
        </w:rPr>
        <w:t>enacted not for</w:t>
      </w:r>
      <w:r w:rsidRPr="57CA6D0B" w:rsidR="20B2A7D4">
        <w:rPr>
          <w:rFonts w:ascii="Times New Roman" w:hAnsi="Times New Roman" w:eastAsia="Times New Roman" w:cs="Times New Roman"/>
          <w:sz w:val="24"/>
          <w:szCs w:val="24"/>
        </w:rPr>
        <w:t xml:space="preserve"> social reasons but </w:t>
      </w:r>
      <w:r w:rsidRPr="57CA6D0B" w:rsidR="20B2A7D4">
        <w:rPr>
          <w:rFonts w:ascii="Times New Roman" w:hAnsi="Times New Roman" w:eastAsia="Times New Roman" w:cs="Times New Roman"/>
          <w:sz w:val="24"/>
          <w:szCs w:val="24"/>
        </w:rPr>
        <w:t>as a measure against parasitic monopolies</w:t>
      </w:r>
      <w:r w:rsidRPr="57CA6D0B" w:rsidR="00B009CC">
        <w:rPr>
          <w:rFonts w:ascii="Times New Roman" w:hAnsi="Times New Roman" w:eastAsia="Times New Roman" w:cs="Times New Roman"/>
          <w:sz w:val="24"/>
          <w:szCs w:val="24"/>
        </w:rPr>
        <w:t xml:space="preserve">, </w:t>
      </w:r>
      <w:r w:rsidRPr="57CA6D0B" w:rsidR="00B009CC">
        <w:rPr>
          <w:rFonts w:ascii="Times New Roman" w:hAnsi="Times New Roman" w:eastAsia="Times New Roman" w:cs="Times New Roman"/>
          <w:sz w:val="24"/>
          <w:szCs w:val="24"/>
        </w:rPr>
        <w:t>demonstrated</w:t>
      </w:r>
      <w:r w:rsidRPr="57CA6D0B" w:rsidR="00B009CC">
        <w:rPr>
          <w:rFonts w:ascii="Times New Roman" w:hAnsi="Times New Roman" w:eastAsia="Times New Roman" w:cs="Times New Roman"/>
          <w:sz w:val="24"/>
          <w:szCs w:val="24"/>
        </w:rPr>
        <w:t xml:space="preserve"> this distinction</w:t>
      </w:r>
      <w:r w:rsidRPr="57CA6D0B" w:rsidR="20B2A7D4">
        <w:rPr>
          <w:rFonts w:ascii="Times New Roman" w:hAnsi="Times New Roman" w:eastAsia="Times New Roman" w:cs="Times New Roman"/>
          <w:sz w:val="24"/>
          <w:szCs w:val="24"/>
        </w:rPr>
        <w:t>. Bolivian Ambassador</w:t>
      </w:r>
      <w:r w:rsidRPr="57CA6D0B" w:rsidR="20B2A7D4">
        <w:rPr>
          <w:rFonts w:ascii="Times New Roman" w:hAnsi="Times New Roman" w:eastAsia="Times New Roman" w:cs="Times New Roman"/>
          <w:sz w:val="24"/>
          <w:szCs w:val="24"/>
        </w:rPr>
        <w:t xml:space="preserve"> Víctor Andrade</w:t>
      </w:r>
      <w:r w:rsidRPr="57CA6D0B" w:rsidR="00B009CC">
        <w:rPr>
          <w:rFonts w:ascii="Times New Roman" w:hAnsi="Times New Roman" w:eastAsia="Times New Roman" w:cs="Times New Roman"/>
          <w:sz w:val="24"/>
          <w:szCs w:val="24"/>
        </w:rPr>
        <w:t xml:space="preserve"> </w:t>
      </w:r>
      <w:r w:rsidRPr="57CA6D0B" w:rsidR="00B009CC">
        <w:rPr>
          <w:rFonts w:ascii="Times New Roman" w:hAnsi="Times New Roman" w:eastAsia="Times New Roman" w:cs="Times New Roman"/>
          <w:sz w:val="24"/>
          <w:szCs w:val="24"/>
        </w:rPr>
        <w:t xml:space="preserve">stated</w:t>
      </w:r>
      <w:r w:rsidRPr="57CA6D0B" w:rsidR="20B2A7D4">
        <w:rPr>
          <w:rFonts w:ascii="Times New Roman" w:hAnsi="Times New Roman" w:eastAsia="Times New Roman" w:cs="Times New Roman"/>
          <w:sz w:val="24"/>
          <w:szCs w:val="24"/>
        </w:rPr>
        <w:t>, “Nationalization of private property is not the policy of Bolivia</w:t>
      </w:r>
      <w:r w:rsidRPr="57CA6D0B" w:rsidR="20B2A7D4">
        <w:rPr>
          <w:rFonts w:ascii="Times New Roman" w:hAnsi="Times New Roman" w:eastAsia="Times New Roman" w:cs="Times New Roman"/>
          <w:sz w:val="24"/>
          <w:szCs w:val="24"/>
        </w:rPr>
        <w:t>.”</w:t>
      </w:r>
      <w:r w:rsidRPr="57CA6D0B" w:rsidR="43C46B73">
        <w:rPr>
          <w:rStyle w:val="FootnoteReference"/>
          <w:rFonts w:ascii="Times New Roman" w:hAnsi="Times New Roman" w:eastAsia="Times New Roman" w:cs="Times New Roman"/>
          <w:sz w:val="24"/>
          <w:szCs w:val="24"/>
        </w:rPr>
        <w:footnoteReference w:id="63"/>
      </w:r>
      <w:r w:rsidRPr="57CA6D0B" w:rsidR="20B2A7D4">
        <w:rPr>
          <w:rFonts w:ascii="Times New Roman" w:hAnsi="Times New Roman" w:eastAsia="Times New Roman" w:cs="Times New Roman"/>
          <w:sz w:val="24"/>
          <w:szCs w:val="24"/>
        </w:rPr>
        <w:t xml:space="preserve"> While both </w:t>
      </w:r>
      <w:r w:rsidRPr="57CA6D0B" w:rsidR="00B009CC">
        <w:rPr>
          <w:rFonts w:ascii="Times New Roman" w:hAnsi="Times New Roman" w:eastAsia="Times New Roman" w:cs="Times New Roman"/>
          <w:sz w:val="24"/>
          <w:szCs w:val="24"/>
        </w:rPr>
        <w:t xml:space="preserve">revolutions opposed </w:t>
      </w:r>
      <w:r w:rsidRPr="57CA6D0B" w:rsidR="20B2A7D4">
        <w:rPr>
          <w:rFonts w:ascii="Times New Roman" w:hAnsi="Times New Roman" w:eastAsia="Times New Roman" w:cs="Times New Roman"/>
          <w:sz w:val="24"/>
          <w:szCs w:val="24"/>
        </w:rPr>
        <w:t>Western</w:t>
      </w:r>
      <w:r w:rsidRPr="57CA6D0B" w:rsidR="00E61AE4">
        <w:rPr>
          <w:rFonts w:ascii="Times New Roman" w:hAnsi="Times New Roman" w:eastAsia="Times New Roman" w:cs="Times New Roman"/>
          <w:sz w:val="24"/>
          <w:szCs w:val="24"/>
        </w:rPr>
        <w:t xml:space="preserve"> influence</w:t>
      </w:r>
      <w:r w:rsidRPr="57CA6D0B" w:rsidR="20B2A7D4">
        <w:rPr>
          <w:rFonts w:ascii="Times New Roman" w:hAnsi="Times New Roman" w:eastAsia="Times New Roman" w:cs="Times New Roman"/>
          <w:sz w:val="24"/>
          <w:szCs w:val="24"/>
        </w:rPr>
        <w:t xml:space="preserve"> and</w:t>
      </w:r>
      <w:r w:rsidRPr="57CA6D0B" w:rsidR="00E61AE4">
        <w:rPr>
          <w:rFonts w:ascii="Times New Roman" w:hAnsi="Times New Roman" w:eastAsia="Times New Roman" w:cs="Times New Roman"/>
          <w:sz w:val="24"/>
          <w:szCs w:val="24"/>
        </w:rPr>
        <w:t xml:space="preserve"> </w:t>
      </w:r>
      <w:r w:rsidRPr="57CA6D0B" w:rsidR="20B2A7D4">
        <w:rPr>
          <w:rFonts w:ascii="Times New Roman" w:hAnsi="Times New Roman" w:eastAsia="Times New Roman" w:cs="Times New Roman"/>
          <w:sz w:val="24"/>
          <w:szCs w:val="24"/>
        </w:rPr>
        <w:t>U</w:t>
      </w:r>
      <w:r w:rsidRPr="57CA6D0B" w:rsidR="00E61AE4">
        <w:rPr>
          <w:rFonts w:ascii="Times New Roman" w:hAnsi="Times New Roman" w:eastAsia="Times New Roman" w:cs="Times New Roman"/>
          <w:sz w:val="24"/>
          <w:szCs w:val="24"/>
        </w:rPr>
        <w:t>.S. hegemony</w:t>
      </w:r>
      <w:r w:rsidRPr="57CA6D0B" w:rsidR="20B2A7D4">
        <w:rPr>
          <w:rFonts w:ascii="Times New Roman" w:hAnsi="Times New Roman" w:eastAsia="Times New Roman" w:cs="Times New Roman"/>
          <w:sz w:val="24"/>
          <w:szCs w:val="24"/>
        </w:rPr>
        <w:t xml:space="preserve">, </w:t>
      </w:r>
      <w:r w:rsidRPr="57CA6D0B" w:rsidR="00E61AE4">
        <w:rPr>
          <w:rFonts w:ascii="Times New Roman" w:hAnsi="Times New Roman" w:eastAsia="Times New Roman" w:cs="Times New Roman"/>
          <w:sz w:val="24"/>
          <w:szCs w:val="24"/>
        </w:rPr>
        <w:t xml:space="preserve">they took </w:t>
      </w:r>
      <w:r w:rsidRPr="57CA6D0B" w:rsidR="20B2A7D4">
        <w:rPr>
          <w:rFonts w:ascii="Times New Roman" w:hAnsi="Times New Roman" w:eastAsia="Times New Roman" w:cs="Times New Roman"/>
          <w:sz w:val="24"/>
          <w:szCs w:val="24"/>
        </w:rPr>
        <w:t>different</w:t>
      </w:r>
      <w:r w:rsidRPr="57CA6D0B" w:rsidR="00E61AE4">
        <w:rPr>
          <w:rFonts w:ascii="Times New Roman" w:hAnsi="Times New Roman" w:eastAsia="Times New Roman" w:cs="Times New Roman"/>
          <w:sz w:val="24"/>
          <w:szCs w:val="24"/>
        </w:rPr>
        <w:t xml:space="preserve"> approaches</w:t>
      </w:r>
      <w:r w:rsidRPr="57CA6D0B" w:rsidR="20B2A7D4">
        <w:rPr>
          <w:rFonts w:ascii="Times New Roman" w:hAnsi="Times New Roman" w:eastAsia="Times New Roman" w:cs="Times New Roman"/>
          <w:sz w:val="24"/>
          <w:szCs w:val="24"/>
        </w:rPr>
        <w:t xml:space="preserve">. </w:t>
      </w:r>
      <w:r w:rsidRPr="57CA6D0B" w:rsidR="00E61AE4">
        <w:rPr>
          <w:rFonts w:ascii="Times New Roman" w:hAnsi="Times New Roman" w:eastAsia="Times New Roman" w:cs="Times New Roman"/>
          <w:sz w:val="24"/>
          <w:szCs w:val="24"/>
        </w:rPr>
        <w:t xml:space="preserve">The </w:t>
      </w:r>
      <w:r w:rsidRPr="57CA6D0B" w:rsidR="20B2A7D4">
        <w:rPr>
          <w:rFonts w:ascii="Times New Roman" w:hAnsi="Times New Roman" w:eastAsia="Times New Roman" w:cs="Times New Roman"/>
          <w:sz w:val="24"/>
          <w:szCs w:val="24"/>
        </w:rPr>
        <w:t xml:space="preserve">July 26th Movement </w:t>
      </w:r>
      <w:r w:rsidRPr="57CA6D0B" w:rsidR="00647315">
        <w:rPr>
          <w:rFonts w:ascii="Times New Roman" w:hAnsi="Times New Roman" w:eastAsia="Times New Roman" w:cs="Times New Roman"/>
          <w:sz w:val="24"/>
          <w:szCs w:val="24"/>
        </w:rPr>
        <w:t>raised</w:t>
      </w:r>
      <w:r w:rsidRPr="57CA6D0B" w:rsidR="20B2A7D4">
        <w:rPr>
          <w:rFonts w:ascii="Times New Roman" w:hAnsi="Times New Roman" w:eastAsia="Times New Roman" w:cs="Times New Roman"/>
          <w:sz w:val="24"/>
          <w:szCs w:val="24"/>
        </w:rPr>
        <w:t xml:space="preserve"> fear</w:t>
      </w:r>
      <w:r w:rsidRPr="57CA6D0B" w:rsidR="00647315">
        <w:rPr>
          <w:rFonts w:ascii="Times New Roman" w:hAnsi="Times New Roman" w:eastAsia="Times New Roman" w:cs="Times New Roman"/>
          <w:sz w:val="24"/>
          <w:szCs w:val="24"/>
        </w:rPr>
        <w:t>s</w:t>
      </w:r>
      <w:r w:rsidRPr="57CA6D0B" w:rsidR="20B2A7D4">
        <w:rPr>
          <w:rFonts w:ascii="Times New Roman" w:hAnsi="Times New Roman" w:eastAsia="Times New Roman" w:cs="Times New Roman"/>
          <w:sz w:val="24"/>
          <w:szCs w:val="24"/>
        </w:rPr>
        <w:t xml:space="preserve"> of </w:t>
      </w:r>
      <w:r w:rsidRPr="57CA6D0B" w:rsidR="00647315">
        <w:rPr>
          <w:rFonts w:ascii="Times New Roman" w:hAnsi="Times New Roman" w:eastAsia="Times New Roman" w:cs="Times New Roman"/>
          <w:sz w:val="24"/>
          <w:szCs w:val="24"/>
        </w:rPr>
        <w:t>communism in</w:t>
      </w:r>
      <w:r w:rsidRPr="57CA6D0B" w:rsidR="00647315">
        <w:rPr>
          <w:rFonts w:ascii="Times New Roman" w:hAnsi="Times New Roman" w:eastAsia="Times New Roman" w:cs="Times New Roman"/>
          <w:sz w:val="24"/>
          <w:szCs w:val="24"/>
        </w:rPr>
        <w:t xml:space="preserve"> </w:t>
      </w:r>
      <w:r w:rsidRPr="57CA6D0B" w:rsidR="20B2A7D4">
        <w:rPr>
          <w:rFonts w:ascii="Times New Roman" w:hAnsi="Times New Roman" w:eastAsia="Times New Roman" w:cs="Times New Roman"/>
          <w:sz w:val="24"/>
          <w:szCs w:val="24"/>
        </w:rPr>
        <w:t xml:space="preserve">the Western Hemisphere, </w:t>
      </w:r>
      <w:r w:rsidRPr="57CA6D0B" w:rsidR="00647315">
        <w:rPr>
          <w:rFonts w:ascii="Times New Roman" w:hAnsi="Times New Roman" w:eastAsia="Times New Roman" w:cs="Times New Roman"/>
          <w:sz w:val="24"/>
          <w:szCs w:val="24"/>
        </w:rPr>
        <w:t xml:space="preserve">while </w:t>
      </w:r>
      <w:r w:rsidRPr="57CA6D0B" w:rsidR="20B2A7D4">
        <w:rPr>
          <w:rFonts w:ascii="Times New Roman" w:hAnsi="Times New Roman" w:eastAsia="Times New Roman" w:cs="Times New Roman"/>
          <w:sz w:val="24"/>
          <w:szCs w:val="24"/>
        </w:rPr>
        <w:t>the MNR</w:t>
      </w:r>
      <w:r w:rsidRPr="57CA6D0B" w:rsidR="00647315">
        <w:rPr>
          <w:rFonts w:ascii="Times New Roman" w:hAnsi="Times New Roman" w:eastAsia="Times New Roman" w:cs="Times New Roman"/>
          <w:sz w:val="24"/>
          <w:szCs w:val="24"/>
        </w:rPr>
        <w:t xml:space="preserve"> </w:t>
      </w:r>
      <w:r w:rsidRPr="57CA6D0B" w:rsidR="20B2A7D4">
        <w:rPr>
          <w:rFonts w:ascii="Times New Roman" w:hAnsi="Times New Roman" w:eastAsia="Times New Roman" w:cs="Times New Roman"/>
          <w:sz w:val="24"/>
          <w:szCs w:val="24"/>
        </w:rPr>
        <w:t xml:space="preserve">was </w:t>
      </w:r>
      <w:r w:rsidRPr="57CA6D0B" w:rsidR="00647315">
        <w:rPr>
          <w:rFonts w:ascii="Times New Roman" w:hAnsi="Times New Roman" w:eastAsia="Times New Roman" w:cs="Times New Roman"/>
          <w:sz w:val="24"/>
          <w:szCs w:val="24"/>
        </w:rPr>
        <w:t xml:space="preserve">initially perceived </w:t>
      </w:r>
      <w:r w:rsidRPr="57CA6D0B" w:rsidR="20B2A7D4">
        <w:rPr>
          <w:rFonts w:ascii="Times New Roman" w:hAnsi="Times New Roman" w:eastAsia="Times New Roman" w:cs="Times New Roman"/>
          <w:sz w:val="24"/>
          <w:szCs w:val="24"/>
        </w:rPr>
        <w:t xml:space="preserve">as </w:t>
      </w:r>
      <w:r w:rsidRPr="57CA6D0B" w:rsidR="005975F1">
        <w:rPr>
          <w:rFonts w:ascii="Times New Roman" w:hAnsi="Times New Roman" w:eastAsia="Times New Roman" w:cs="Times New Roman"/>
          <w:sz w:val="24"/>
          <w:szCs w:val="24"/>
        </w:rPr>
        <w:t xml:space="preserve">a potential </w:t>
      </w:r>
      <w:r w:rsidRPr="57CA6D0B" w:rsidR="20B2A7D4">
        <w:rPr>
          <w:rFonts w:ascii="Times New Roman" w:hAnsi="Times New Roman" w:eastAsia="Times New Roman" w:cs="Times New Roman"/>
          <w:sz w:val="24"/>
          <w:szCs w:val="24"/>
        </w:rPr>
        <w:t>fascist</w:t>
      </w:r>
      <w:r w:rsidRPr="57CA6D0B" w:rsidR="005975F1">
        <w:rPr>
          <w:rFonts w:ascii="Times New Roman" w:hAnsi="Times New Roman" w:eastAsia="Times New Roman" w:cs="Times New Roman"/>
          <w:sz w:val="24"/>
          <w:szCs w:val="24"/>
        </w:rPr>
        <w:t xml:space="preserve"> movement</w:t>
      </w:r>
      <w:r w:rsidRPr="57CA6D0B" w:rsidR="20B2A7D4">
        <w:rPr>
          <w:rFonts w:ascii="Times New Roman" w:hAnsi="Times New Roman" w:eastAsia="Times New Roman" w:cs="Times New Roman"/>
          <w:sz w:val="24"/>
          <w:szCs w:val="24"/>
        </w:rPr>
        <w:t xml:space="preserve"> </w:t>
      </w:r>
      <w:r w:rsidRPr="57CA6D0B" w:rsidR="005975F1">
        <w:rPr>
          <w:rFonts w:ascii="Times New Roman" w:hAnsi="Times New Roman" w:eastAsia="Times New Roman" w:cs="Times New Roman"/>
          <w:sz w:val="24"/>
          <w:szCs w:val="24"/>
        </w:rPr>
        <w:t xml:space="preserve">akin </w:t>
      </w:r>
      <w:r w:rsidRPr="57CA6D0B" w:rsidR="20B2A7D4">
        <w:rPr>
          <w:rFonts w:ascii="Times New Roman" w:hAnsi="Times New Roman" w:eastAsia="Times New Roman" w:cs="Times New Roman"/>
          <w:sz w:val="24"/>
          <w:szCs w:val="24"/>
        </w:rPr>
        <w:t xml:space="preserve">to </w:t>
      </w:r>
      <w:r w:rsidRPr="57CA6D0B" w:rsidR="20B2A7D4">
        <w:rPr>
          <w:rFonts w:ascii="Times New Roman" w:hAnsi="Times New Roman" w:eastAsia="Times New Roman" w:cs="Times New Roman"/>
          <w:sz w:val="24"/>
          <w:szCs w:val="24"/>
        </w:rPr>
        <w:t>Nazism.</w:t>
      </w:r>
      <w:r w:rsidRPr="57CA6D0B" w:rsidR="43C46B73">
        <w:rPr>
          <w:rStyle w:val="FootnoteReference"/>
          <w:rFonts w:ascii="Times New Roman" w:hAnsi="Times New Roman" w:eastAsia="Times New Roman" w:cs="Times New Roman"/>
          <w:sz w:val="24"/>
          <w:szCs w:val="24"/>
        </w:rPr>
        <w:footnoteReference w:id="64"/>
      </w:r>
      <w:r w:rsidRPr="57CA6D0B" w:rsidR="20B2A7D4">
        <w:rPr>
          <w:rFonts w:ascii="Times New Roman" w:hAnsi="Times New Roman" w:eastAsia="Times New Roman" w:cs="Times New Roman"/>
          <w:sz w:val="24"/>
          <w:szCs w:val="24"/>
        </w:rPr>
        <w:t xml:space="preserve"> </w:t>
      </w:r>
    </w:p>
    <w:p w:rsidR="00585743" w:rsidP="57CA6D0B" w:rsidRDefault="20B2A7D4" w14:paraId="7EF25212" w14:textId="0F89F298">
      <w:pPr>
        <w:spacing w:line="480" w:lineRule="auto"/>
        <w:ind w:firstLine="720"/>
        <w:rPr>
          <w:rFonts w:ascii="Times New Roman" w:hAnsi="Times New Roman" w:eastAsia="Times New Roman" w:cs="Times New Roman"/>
          <w:sz w:val="24"/>
          <w:szCs w:val="24"/>
        </w:rPr>
      </w:pPr>
      <w:r w:rsidRPr="57CA6D0B" w:rsidR="20B2A7D4">
        <w:rPr>
          <w:rFonts w:ascii="Times New Roman" w:hAnsi="Times New Roman" w:eastAsia="Times New Roman" w:cs="Times New Roman"/>
          <w:sz w:val="24"/>
          <w:szCs w:val="24"/>
        </w:rPr>
        <w:t xml:space="preserve">One </w:t>
      </w:r>
      <w:r w:rsidRPr="57CA6D0B" w:rsidR="00BB4ABB">
        <w:rPr>
          <w:rFonts w:ascii="Times New Roman" w:hAnsi="Times New Roman" w:eastAsia="Times New Roman" w:cs="Times New Roman"/>
          <w:sz w:val="24"/>
          <w:szCs w:val="24"/>
        </w:rPr>
        <w:t>major</w:t>
      </w:r>
      <w:r w:rsidRPr="57CA6D0B" w:rsidR="20B2A7D4">
        <w:rPr>
          <w:rFonts w:ascii="Times New Roman" w:hAnsi="Times New Roman" w:eastAsia="Times New Roman" w:cs="Times New Roman"/>
          <w:sz w:val="24"/>
          <w:szCs w:val="24"/>
        </w:rPr>
        <w:t xml:space="preserve"> reason</w:t>
      </w:r>
      <w:r w:rsidRPr="57CA6D0B" w:rsidR="20B2A7D4">
        <w:rPr>
          <w:rFonts w:ascii="Times New Roman" w:hAnsi="Times New Roman" w:eastAsia="Times New Roman" w:cs="Times New Roman"/>
          <w:sz w:val="24"/>
          <w:szCs w:val="24"/>
        </w:rPr>
        <w:t xml:space="preserve"> for Che’s failure in Bolivia was </w:t>
      </w:r>
      <w:r w:rsidRPr="57CA6D0B" w:rsidR="00BB4ABB">
        <w:rPr>
          <w:rFonts w:ascii="Times New Roman" w:hAnsi="Times New Roman" w:eastAsia="Times New Roman" w:cs="Times New Roman"/>
          <w:sz w:val="24"/>
          <w:szCs w:val="24"/>
        </w:rPr>
        <w:t xml:space="preserve">his lack of understanding </w:t>
      </w:r>
      <w:r w:rsidRPr="57CA6D0B" w:rsidR="20B2A7D4">
        <w:rPr>
          <w:rFonts w:ascii="Times New Roman" w:hAnsi="Times New Roman" w:eastAsia="Times New Roman" w:cs="Times New Roman"/>
          <w:sz w:val="24"/>
          <w:szCs w:val="24"/>
        </w:rPr>
        <w:t>of how</w:t>
      </w:r>
      <w:r w:rsidRPr="57CA6D0B" w:rsidR="00BB4ABB">
        <w:rPr>
          <w:rFonts w:ascii="Times New Roman" w:hAnsi="Times New Roman" w:eastAsia="Times New Roman" w:cs="Times New Roman"/>
          <w:sz w:val="24"/>
          <w:szCs w:val="24"/>
        </w:rPr>
        <w:t xml:space="preserve"> </w:t>
      </w:r>
      <w:r w:rsidRPr="57CA6D0B" w:rsidR="20B2A7D4">
        <w:rPr>
          <w:rFonts w:ascii="Times New Roman" w:hAnsi="Times New Roman" w:eastAsia="Times New Roman" w:cs="Times New Roman"/>
          <w:sz w:val="24"/>
          <w:szCs w:val="24"/>
        </w:rPr>
        <w:t>Bolivia</w:t>
      </w:r>
      <w:r w:rsidRPr="57CA6D0B" w:rsidR="00BB4ABB">
        <w:rPr>
          <w:rFonts w:ascii="Times New Roman" w:hAnsi="Times New Roman" w:eastAsia="Times New Roman" w:cs="Times New Roman"/>
          <w:sz w:val="24"/>
          <w:szCs w:val="24"/>
        </w:rPr>
        <w:t>n peasants</w:t>
      </w:r>
      <w:r w:rsidRPr="57CA6D0B" w:rsidR="20B2A7D4">
        <w:rPr>
          <w:rFonts w:ascii="Times New Roman" w:hAnsi="Times New Roman" w:eastAsia="Times New Roman" w:cs="Times New Roman"/>
          <w:sz w:val="24"/>
          <w:szCs w:val="24"/>
        </w:rPr>
        <w:t xml:space="preserve"> </w:t>
      </w:r>
      <w:r w:rsidRPr="57CA6D0B" w:rsidR="00BB4ABB">
        <w:rPr>
          <w:rFonts w:ascii="Times New Roman" w:hAnsi="Times New Roman" w:eastAsia="Times New Roman" w:cs="Times New Roman"/>
          <w:sz w:val="24"/>
          <w:szCs w:val="24"/>
        </w:rPr>
        <w:t xml:space="preserve">viewed </w:t>
      </w:r>
      <w:r w:rsidRPr="57CA6D0B" w:rsidR="20B2A7D4">
        <w:rPr>
          <w:rFonts w:ascii="Times New Roman" w:hAnsi="Times New Roman" w:eastAsia="Times New Roman" w:cs="Times New Roman"/>
          <w:sz w:val="24"/>
          <w:szCs w:val="24"/>
        </w:rPr>
        <w:t>revolution</w:t>
      </w:r>
      <w:r w:rsidRPr="57CA6D0B" w:rsidR="20B2A7D4">
        <w:rPr>
          <w:rFonts w:ascii="Times New Roman" w:hAnsi="Times New Roman" w:eastAsia="Times New Roman" w:cs="Times New Roman"/>
          <w:sz w:val="24"/>
          <w:szCs w:val="24"/>
        </w:rPr>
        <w:t xml:space="preserve"> compared to </w:t>
      </w:r>
      <w:r w:rsidRPr="57CA6D0B" w:rsidR="20B2A7D4">
        <w:rPr>
          <w:rFonts w:ascii="Times New Roman" w:hAnsi="Times New Roman" w:eastAsia="Times New Roman" w:cs="Times New Roman"/>
          <w:sz w:val="24"/>
          <w:szCs w:val="24"/>
        </w:rPr>
        <w:t>Cubans peasant</w:t>
      </w:r>
      <w:r w:rsidRPr="57CA6D0B" w:rsidR="00BB4ABB">
        <w:rPr>
          <w:rFonts w:ascii="Times New Roman" w:hAnsi="Times New Roman" w:eastAsia="Times New Roman" w:cs="Times New Roman"/>
          <w:sz w:val="24"/>
          <w:szCs w:val="24"/>
        </w:rPr>
        <w:t>s</w:t>
      </w:r>
      <w:r w:rsidRPr="57CA6D0B" w:rsidR="20B2A7D4">
        <w:rPr>
          <w:rFonts w:ascii="Times New Roman" w:hAnsi="Times New Roman" w:eastAsia="Times New Roman" w:cs="Times New Roman"/>
          <w:sz w:val="24"/>
          <w:szCs w:val="24"/>
        </w:rPr>
        <w:t>. The Bolivian peasantry</w:t>
      </w:r>
      <w:r w:rsidRPr="57CA6D0B" w:rsidR="00BB4ABB">
        <w:rPr>
          <w:rFonts w:ascii="Times New Roman" w:hAnsi="Times New Roman" w:eastAsia="Times New Roman" w:cs="Times New Roman"/>
          <w:sz w:val="24"/>
          <w:szCs w:val="24"/>
        </w:rPr>
        <w:t xml:space="preserve"> </w:t>
      </w:r>
      <w:r w:rsidRPr="57CA6D0B" w:rsidR="00BB4ABB">
        <w:rPr>
          <w:rFonts w:ascii="Times New Roman" w:hAnsi="Times New Roman" w:eastAsia="Times New Roman" w:cs="Times New Roman"/>
          <w:sz w:val="24"/>
          <w:szCs w:val="24"/>
        </w:rPr>
        <w:t>ultimately refused</w:t>
      </w:r>
      <w:r w:rsidRPr="57CA6D0B" w:rsidR="00BB4ABB">
        <w:rPr>
          <w:rFonts w:ascii="Times New Roman" w:hAnsi="Times New Roman" w:eastAsia="Times New Roman" w:cs="Times New Roman"/>
          <w:sz w:val="24"/>
          <w:szCs w:val="24"/>
        </w:rPr>
        <w:t xml:space="preserve"> to</w:t>
      </w:r>
      <w:r w:rsidRPr="57CA6D0B" w:rsidR="00BB4ABB">
        <w:rPr>
          <w:rFonts w:ascii="Times New Roman" w:hAnsi="Times New Roman" w:eastAsia="Times New Roman" w:cs="Times New Roman"/>
          <w:sz w:val="24"/>
          <w:szCs w:val="24"/>
        </w:rPr>
        <w:t xml:space="preserve"> </w:t>
      </w:r>
      <w:r w:rsidRPr="57CA6D0B" w:rsidR="20B2A7D4">
        <w:rPr>
          <w:rFonts w:ascii="Times New Roman" w:hAnsi="Times New Roman" w:eastAsia="Times New Roman" w:cs="Times New Roman"/>
          <w:sz w:val="24"/>
          <w:szCs w:val="24"/>
        </w:rPr>
        <w:t>support Che</w:t>
      </w:r>
      <w:r w:rsidRPr="57CA6D0B" w:rsidR="00BB4ABB">
        <w:rPr>
          <w:rFonts w:ascii="Times New Roman" w:hAnsi="Times New Roman" w:eastAsia="Times New Roman" w:cs="Times New Roman"/>
          <w:sz w:val="24"/>
          <w:szCs w:val="24"/>
        </w:rPr>
        <w:t>’s</w:t>
      </w:r>
      <w:r w:rsidRPr="57CA6D0B" w:rsidR="20B2A7D4">
        <w:rPr>
          <w:rFonts w:ascii="Times New Roman" w:hAnsi="Times New Roman" w:eastAsia="Times New Roman" w:cs="Times New Roman"/>
          <w:sz w:val="24"/>
          <w:szCs w:val="24"/>
        </w:rPr>
        <w:t xml:space="preserve"> </w:t>
      </w:r>
      <w:r w:rsidRPr="57CA6D0B" w:rsidR="20B2A7D4">
        <w:rPr>
          <w:rFonts w:ascii="Times New Roman" w:hAnsi="Times New Roman" w:eastAsia="Times New Roman" w:cs="Times New Roman"/>
          <w:sz w:val="24"/>
          <w:szCs w:val="24"/>
        </w:rPr>
        <w:t>attempt</w:t>
      </w:r>
      <w:r w:rsidRPr="57CA6D0B" w:rsidR="00BB4ABB">
        <w:rPr>
          <w:rFonts w:ascii="Times New Roman" w:hAnsi="Times New Roman" w:eastAsia="Times New Roman" w:cs="Times New Roman"/>
          <w:sz w:val="24"/>
          <w:szCs w:val="24"/>
        </w:rPr>
        <w:t>s</w:t>
      </w:r>
      <w:r w:rsidRPr="57CA6D0B" w:rsidR="20B2A7D4">
        <w:rPr>
          <w:rFonts w:ascii="Times New Roman" w:hAnsi="Times New Roman" w:eastAsia="Times New Roman" w:cs="Times New Roman"/>
          <w:sz w:val="24"/>
          <w:szCs w:val="24"/>
        </w:rPr>
        <w:t xml:space="preserve"> to </w:t>
      </w:r>
      <w:r w:rsidRPr="57CA6D0B" w:rsidR="00585743">
        <w:rPr>
          <w:rFonts w:ascii="Times New Roman" w:hAnsi="Times New Roman" w:eastAsia="Times New Roman" w:cs="Times New Roman"/>
          <w:sz w:val="24"/>
          <w:szCs w:val="24"/>
        </w:rPr>
        <w:t>“</w:t>
      </w:r>
      <w:r w:rsidRPr="57CA6D0B" w:rsidR="20B2A7D4">
        <w:rPr>
          <w:rFonts w:ascii="Times New Roman" w:hAnsi="Times New Roman" w:eastAsia="Times New Roman" w:cs="Times New Roman"/>
          <w:sz w:val="24"/>
          <w:szCs w:val="24"/>
        </w:rPr>
        <w:t>liberate</w:t>
      </w:r>
      <w:r w:rsidRPr="57CA6D0B" w:rsidR="00585743">
        <w:rPr>
          <w:rFonts w:ascii="Times New Roman" w:hAnsi="Times New Roman" w:eastAsia="Times New Roman" w:cs="Times New Roman"/>
          <w:sz w:val="24"/>
          <w:szCs w:val="24"/>
        </w:rPr>
        <w:t>”</w:t>
      </w:r>
      <w:r w:rsidRPr="57CA6D0B" w:rsidR="20B2A7D4">
        <w:rPr>
          <w:rFonts w:ascii="Times New Roman" w:hAnsi="Times New Roman" w:eastAsia="Times New Roman" w:cs="Times New Roman"/>
          <w:sz w:val="24"/>
          <w:szCs w:val="24"/>
        </w:rPr>
        <w:t xml:space="preserve"> them. </w:t>
      </w:r>
    </w:p>
    <w:p w:rsidR="43C46B73" w:rsidP="57CA6D0B" w:rsidRDefault="20B2A7D4" w14:paraId="347FBB3E" w14:textId="23D8BAD6">
      <w:pPr>
        <w:pStyle w:val="Normal"/>
        <w:spacing w:line="480" w:lineRule="auto"/>
        <w:ind w:firstLine="720"/>
        <w:rPr>
          <w:rFonts w:ascii="Times New Roman" w:hAnsi="Times New Roman" w:eastAsia="Times New Roman" w:cs="Times New Roman"/>
          <w:sz w:val="24"/>
          <w:szCs w:val="24"/>
        </w:rPr>
      </w:pPr>
      <w:r w:rsidRPr="57CA6D0B" w:rsidR="20B2A7D4">
        <w:rPr>
          <w:rFonts w:ascii="Times New Roman" w:hAnsi="Times New Roman" w:eastAsia="Times New Roman" w:cs="Times New Roman"/>
          <w:sz w:val="24"/>
          <w:szCs w:val="24"/>
        </w:rPr>
        <w:t xml:space="preserve">The July 26th </w:t>
      </w:r>
      <w:r w:rsidRPr="57CA6D0B" w:rsidR="36FC1885">
        <w:rPr>
          <w:rFonts w:ascii="Times New Roman" w:hAnsi="Times New Roman" w:eastAsia="Times New Roman" w:cs="Times New Roman"/>
          <w:sz w:val="24"/>
          <w:szCs w:val="24"/>
        </w:rPr>
        <w:t>M</w:t>
      </w:r>
      <w:r w:rsidRPr="57CA6D0B" w:rsidR="20B2A7D4">
        <w:rPr>
          <w:rFonts w:ascii="Times New Roman" w:hAnsi="Times New Roman" w:eastAsia="Times New Roman" w:cs="Times New Roman"/>
          <w:sz w:val="24"/>
          <w:szCs w:val="24"/>
        </w:rPr>
        <w:t>ovement</w:t>
      </w:r>
      <w:r w:rsidRPr="57CA6D0B" w:rsidR="00604775">
        <w:rPr>
          <w:rFonts w:ascii="Times New Roman" w:hAnsi="Times New Roman" w:eastAsia="Times New Roman" w:cs="Times New Roman"/>
          <w:sz w:val="24"/>
          <w:szCs w:val="24"/>
        </w:rPr>
        <w:t xml:space="preserve"> significantly influenced </w:t>
      </w:r>
      <w:r w:rsidRPr="57CA6D0B" w:rsidR="20B2A7D4">
        <w:rPr>
          <w:rFonts w:ascii="Times New Roman" w:hAnsi="Times New Roman" w:eastAsia="Times New Roman" w:cs="Times New Roman"/>
          <w:i w:val="1"/>
          <w:iCs w:val="1"/>
          <w:sz w:val="24"/>
          <w:szCs w:val="24"/>
        </w:rPr>
        <w:t>Che</w:t>
      </w:r>
      <w:r w:rsidRPr="57CA6D0B" w:rsidR="00604775">
        <w:rPr>
          <w:rFonts w:ascii="Times New Roman" w:hAnsi="Times New Roman" w:eastAsia="Times New Roman" w:cs="Times New Roman"/>
          <w:i w:val="1"/>
          <w:iCs w:val="1"/>
          <w:sz w:val="24"/>
          <w:szCs w:val="24"/>
        </w:rPr>
        <w:t>’s</w:t>
      </w:r>
      <w:r w:rsidRPr="57CA6D0B" w:rsidR="20B2A7D4">
        <w:rPr>
          <w:rFonts w:ascii="Times New Roman" w:hAnsi="Times New Roman" w:eastAsia="Times New Roman" w:cs="Times New Roman"/>
          <w:sz w:val="24"/>
          <w:szCs w:val="24"/>
        </w:rPr>
        <w:t xml:space="preserve"> </w:t>
      </w:r>
      <w:r w:rsidRPr="57CA6D0B" w:rsidR="00604775">
        <w:rPr>
          <w:rFonts w:ascii="Times New Roman" w:hAnsi="Times New Roman" w:eastAsia="Times New Roman" w:cs="Times New Roman"/>
          <w:i w:val="1"/>
          <w:iCs w:val="1"/>
          <w:sz w:val="24"/>
          <w:szCs w:val="24"/>
        </w:rPr>
        <w:t xml:space="preserve">Guerrilla </w:t>
      </w:r>
      <w:r w:rsidRPr="57CA6D0B" w:rsidR="00604775">
        <w:rPr>
          <w:rFonts w:ascii="Times New Roman" w:hAnsi="Times New Roman" w:eastAsia="Times New Roman" w:cs="Times New Roman"/>
          <w:i w:val="1"/>
          <w:iCs w:val="1"/>
          <w:sz w:val="24"/>
          <w:szCs w:val="24"/>
        </w:rPr>
        <w:t>Warfare</w:t>
      </w:r>
      <w:r w:rsidRPr="57CA6D0B" w:rsidR="20B2A7D4">
        <w:rPr>
          <w:rFonts w:ascii="Times New Roman" w:hAnsi="Times New Roman" w:eastAsia="Times New Roman" w:cs="Times New Roman"/>
          <w:i w:val="1"/>
          <w:iCs w:val="1"/>
          <w:sz w:val="24"/>
          <w:szCs w:val="24"/>
        </w:rPr>
        <w:t xml:space="preserve"> </w:t>
      </w:r>
      <w:r w:rsidRPr="57CA6D0B" w:rsidR="00604775">
        <w:rPr>
          <w:rFonts w:ascii="Times New Roman" w:hAnsi="Times New Roman" w:eastAsia="Times New Roman" w:cs="Times New Roman"/>
          <w:sz w:val="24"/>
          <w:szCs w:val="24"/>
        </w:rPr>
        <w:t xml:space="preserve">and </w:t>
      </w:r>
      <w:r w:rsidRPr="57CA6D0B" w:rsidR="00604775">
        <w:rPr>
          <w:rFonts w:ascii="Times New Roman" w:hAnsi="Times New Roman" w:eastAsia="Times New Roman" w:cs="Times New Roman"/>
          <w:sz w:val="24"/>
          <w:szCs w:val="24"/>
        </w:rPr>
        <w:t xml:space="preserve">his revolutionary </w:t>
      </w:r>
      <w:r w:rsidRPr="57CA6D0B" w:rsidR="002B0602">
        <w:rPr>
          <w:rFonts w:ascii="Times New Roman" w:hAnsi="Times New Roman" w:eastAsia="Times New Roman" w:cs="Times New Roman"/>
          <w:sz w:val="24"/>
          <w:szCs w:val="24"/>
        </w:rPr>
        <w:t xml:space="preserve">strategies. </w:t>
      </w:r>
      <w:r w:rsidRPr="57CA6D0B" w:rsidR="00E37F16">
        <w:rPr>
          <w:rFonts w:ascii="Times New Roman" w:hAnsi="Times New Roman" w:eastAsia="Times New Roman" w:cs="Times New Roman"/>
          <w:sz w:val="24"/>
          <w:szCs w:val="24"/>
        </w:rPr>
        <w:t>The Cuban Revolution, driven by guerrilla warfare, inspired may of Che’s writings</w:t>
      </w:r>
      <w:r w:rsidRPr="57CA6D0B" w:rsidR="001D24C6">
        <w:rPr>
          <w:rFonts w:ascii="Times New Roman" w:hAnsi="Times New Roman" w:eastAsia="Times New Roman" w:cs="Times New Roman"/>
          <w:sz w:val="24"/>
          <w:szCs w:val="24"/>
        </w:rPr>
        <w:t xml:space="preserve"> and served as a blueprint for his </w:t>
      </w:r>
      <w:r w:rsidRPr="57CA6D0B" w:rsidR="001D24C6">
        <w:rPr>
          <w:rFonts w:ascii="Times New Roman" w:hAnsi="Times New Roman" w:eastAsia="Times New Roman" w:cs="Times New Roman"/>
          <w:sz w:val="24"/>
          <w:szCs w:val="24"/>
        </w:rPr>
        <w:t>subsequent</w:t>
      </w:r>
      <w:r w:rsidRPr="57CA6D0B" w:rsidR="001D24C6">
        <w:rPr>
          <w:rFonts w:ascii="Times New Roman" w:hAnsi="Times New Roman" w:eastAsia="Times New Roman" w:cs="Times New Roman"/>
          <w:sz w:val="24"/>
          <w:szCs w:val="24"/>
        </w:rPr>
        <w:t xml:space="preserve"> endeavors. </w:t>
      </w:r>
      <w:r w:rsidRPr="57CA6D0B" w:rsidR="20B2A7D4">
        <w:rPr>
          <w:rFonts w:ascii="Times New Roman" w:hAnsi="Times New Roman" w:eastAsia="Times New Roman" w:cs="Times New Roman"/>
          <w:sz w:val="24"/>
          <w:szCs w:val="24"/>
        </w:rPr>
        <w:t>Th</w:t>
      </w:r>
      <w:r w:rsidRPr="57CA6D0B" w:rsidR="001D24C6">
        <w:rPr>
          <w:rFonts w:ascii="Times New Roman" w:hAnsi="Times New Roman" w:eastAsia="Times New Roman" w:cs="Times New Roman"/>
          <w:sz w:val="24"/>
          <w:szCs w:val="24"/>
        </w:rPr>
        <w:t xml:space="preserve">ree main </w:t>
      </w:r>
      <w:r w:rsidRPr="57CA6D0B" w:rsidR="20B2A7D4">
        <w:rPr>
          <w:rFonts w:ascii="Times New Roman" w:hAnsi="Times New Roman" w:eastAsia="Times New Roman" w:cs="Times New Roman"/>
          <w:sz w:val="24"/>
          <w:szCs w:val="24"/>
        </w:rPr>
        <w:t xml:space="preserve">lessons </w:t>
      </w:r>
      <w:r w:rsidRPr="57CA6D0B" w:rsidR="20B2A7D4">
        <w:rPr>
          <w:rFonts w:ascii="Times New Roman" w:hAnsi="Times New Roman" w:eastAsia="Times New Roman" w:cs="Times New Roman"/>
          <w:sz w:val="24"/>
          <w:szCs w:val="24"/>
        </w:rPr>
        <w:t xml:space="preserve">from the </w:t>
      </w:r>
      <w:r w:rsidRPr="57CA6D0B" w:rsidR="20B2A7D4">
        <w:rPr>
          <w:rFonts w:ascii="Times New Roman" w:hAnsi="Times New Roman" w:eastAsia="Times New Roman" w:cs="Times New Roman"/>
          <w:sz w:val="24"/>
          <w:szCs w:val="24"/>
        </w:rPr>
        <w:t xml:space="preserve">revolution </w:t>
      </w:r>
      <w:r w:rsidRPr="57CA6D0B" w:rsidR="008A139C">
        <w:rPr>
          <w:rFonts w:ascii="Times New Roman" w:hAnsi="Times New Roman" w:eastAsia="Times New Roman" w:cs="Times New Roman"/>
          <w:sz w:val="24"/>
          <w:szCs w:val="24"/>
        </w:rPr>
        <w:t>shaped his ide</w:t>
      </w:r>
      <w:r w:rsidRPr="57CA6D0B" w:rsidR="00FD0AF5">
        <w:rPr>
          <w:rFonts w:ascii="Times New Roman" w:hAnsi="Times New Roman" w:eastAsia="Times New Roman" w:cs="Times New Roman"/>
          <w:sz w:val="24"/>
          <w:szCs w:val="24"/>
        </w:rPr>
        <w:t>ology</w:t>
      </w:r>
      <w:r w:rsidRPr="57CA6D0B" w:rsidR="20B2A7D4">
        <w:rPr>
          <w:rFonts w:ascii="Times New Roman" w:hAnsi="Times New Roman" w:eastAsia="Times New Roman" w:cs="Times New Roman"/>
          <w:sz w:val="24"/>
          <w:szCs w:val="24"/>
        </w:rPr>
        <w:t xml:space="preserve">. The first was that </w:t>
      </w:r>
      <w:r w:rsidRPr="57CA6D0B" w:rsidR="009B6FFD">
        <w:rPr>
          <w:rFonts w:ascii="Times New Roman" w:hAnsi="Times New Roman" w:eastAsia="Times New Roman" w:cs="Times New Roman"/>
          <w:sz w:val="24"/>
          <w:szCs w:val="24"/>
        </w:rPr>
        <w:t xml:space="preserve">the guerrilla fighters were agrarian revolutionaries. </w:t>
      </w:r>
      <w:r w:rsidRPr="57CA6D0B" w:rsidR="009B6FFD">
        <w:rPr>
          <w:rFonts w:ascii="Times New Roman" w:hAnsi="Times New Roman" w:eastAsia="Times New Roman" w:cs="Times New Roman"/>
          <w:sz w:val="24"/>
          <w:szCs w:val="24"/>
        </w:rPr>
        <w:t xml:space="preserve">Che emphasized that </w:t>
      </w:r>
      <w:r w:rsidRPr="57CA6D0B" w:rsidR="5C1FC73D">
        <w:rPr>
          <w:rFonts w:ascii="Times New Roman" w:hAnsi="Times New Roman" w:eastAsia="Times New Roman" w:cs="Times New Roman"/>
          <w:sz w:val="24"/>
          <w:szCs w:val="24"/>
        </w:rPr>
        <w:t>guerrilla</w:t>
      </w:r>
      <w:r w:rsidRPr="57CA6D0B" w:rsidR="20B2A7D4">
        <w:rPr>
          <w:rFonts w:ascii="Times New Roman" w:hAnsi="Times New Roman" w:eastAsia="Times New Roman" w:cs="Times New Roman"/>
          <w:sz w:val="24"/>
          <w:szCs w:val="24"/>
        </w:rPr>
        <w:t xml:space="preserve"> warfare is “a war of the people</w:t>
      </w:r>
      <w:r w:rsidRPr="57CA6D0B" w:rsidR="20B2A7D4">
        <w:rPr>
          <w:rFonts w:ascii="Times New Roman" w:hAnsi="Times New Roman" w:eastAsia="Times New Roman" w:cs="Times New Roman"/>
          <w:sz w:val="24"/>
          <w:szCs w:val="24"/>
        </w:rPr>
        <w:t>.”</w:t>
      </w:r>
      <w:r w:rsidRPr="57CA6D0B" w:rsidR="43C46B73">
        <w:rPr>
          <w:rFonts w:ascii="Times New Roman" w:hAnsi="Times New Roman" w:eastAsia="Times New Roman" w:cs="Times New Roman"/>
          <w:sz w:val="24"/>
          <w:szCs w:val="24"/>
        </w:rPr>
        <w:t>￼</w:t>
      </w:r>
      <w:r w:rsidRPr="57CA6D0B" w:rsidR="20B2A7D4">
        <w:rPr>
          <w:rFonts w:ascii="Times New Roman" w:hAnsi="Times New Roman" w:eastAsia="Times New Roman" w:cs="Times New Roman"/>
          <w:sz w:val="24"/>
          <w:szCs w:val="24"/>
        </w:rPr>
        <w:t xml:space="preserve"> This </w:t>
      </w:r>
      <w:r w:rsidRPr="57CA6D0B" w:rsidR="009B6FFD">
        <w:rPr>
          <w:rFonts w:ascii="Times New Roman" w:hAnsi="Times New Roman" w:eastAsia="Times New Roman" w:cs="Times New Roman"/>
          <w:sz w:val="24"/>
          <w:szCs w:val="24"/>
        </w:rPr>
        <w:t>belief</w:t>
      </w:r>
      <w:r w:rsidRPr="57CA6D0B" w:rsidR="20B2A7D4">
        <w:rPr>
          <w:rFonts w:ascii="Times New Roman" w:hAnsi="Times New Roman" w:eastAsia="Times New Roman" w:cs="Times New Roman"/>
          <w:sz w:val="24"/>
          <w:szCs w:val="24"/>
        </w:rPr>
        <w:t xml:space="preserve"> was </w:t>
      </w:r>
      <w:r w:rsidRPr="57CA6D0B" w:rsidR="009B6FFD">
        <w:rPr>
          <w:rFonts w:ascii="Times New Roman" w:hAnsi="Times New Roman" w:eastAsia="Times New Roman" w:cs="Times New Roman"/>
          <w:sz w:val="24"/>
          <w:szCs w:val="24"/>
        </w:rPr>
        <w:t xml:space="preserve">reflected </w:t>
      </w:r>
      <w:r w:rsidRPr="57CA6D0B" w:rsidR="009B6FFD">
        <w:rPr>
          <w:rFonts w:ascii="Times New Roman" w:hAnsi="Times New Roman" w:eastAsia="Times New Roman" w:cs="Times New Roman"/>
          <w:sz w:val="24"/>
          <w:szCs w:val="24"/>
        </w:rPr>
        <w:t>in the movement’s</w:t>
      </w:r>
      <w:r w:rsidRPr="57CA6D0B" w:rsidR="20B2A7D4">
        <w:rPr>
          <w:rFonts w:ascii="Times New Roman" w:hAnsi="Times New Roman" w:eastAsia="Times New Roman" w:cs="Times New Roman"/>
          <w:sz w:val="24"/>
          <w:szCs w:val="24"/>
        </w:rPr>
        <w:t xml:space="preserve"> recruitment of </w:t>
      </w:r>
      <w:r w:rsidRPr="57CA6D0B" w:rsidR="20B2A7D4">
        <w:rPr>
          <w:rFonts w:ascii="Times New Roman" w:hAnsi="Times New Roman" w:eastAsia="Times New Roman" w:cs="Times New Roman"/>
          <w:sz w:val="24"/>
          <w:szCs w:val="24"/>
        </w:rPr>
        <w:t>peasant</w:t>
      </w:r>
      <w:r w:rsidRPr="57CA6D0B" w:rsidR="009B6FFD">
        <w:rPr>
          <w:rFonts w:ascii="Times New Roman" w:hAnsi="Times New Roman" w:eastAsia="Times New Roman" w:cs="Times New Roman"/>
          <w:sz w:val="24"/>
          <w:szCs w:val="24"/>
        </w:rPr>
        <w:t>s</w:t>
      </w:r>
      <w:r w:rsidRPr="57CA6D0B" w:rsidR="20B2A7D4">
        <w:rPr>
          <w:rFonts w:ascii="Times New Roman" w:hAnsi="Times New Roman" w:eastAsia="Times New Roman" w:cs="Times New Roman"/>
          <w:sz w:val="24"/>
          <w:szCs w:val="24"/>
        </w:rPr>
        <w:t xml:space="preserve"> and the popularization </w:t>
      </w:r>
      <w:r w:rsidRPr="57CA6D0B" w:rsidR="009B6FFD">
        <w:rPr>
          <w:rFonts w:ascii="Times New Roman" w:hAnsi="Times New Roman" w:eastAsia="Times New Roman" w:cs="Times New Roman"/>
          <w:sz w:val="24"/>
          <w:szCs w:val="24"/>
        </w:rPr>
        <w:t>of its cause</w:t>
      </w:r>
      <w:r w:rsidRPr="57CA6D0B" w:rsidR="20B2A7D4">
        <w:rPr>
          <w:rFonts w:ascii="Times New Roman" w:hAnsi="Times New Roman" w:eastAsia="Times New Roman" w:cs="Times New Roman"/>
          <w:sz w:val="24"/>
          <w:szCs w:val="24"/>
        </w:rPr>
        <w:t>. Secondly</w:t>
      </w:r>
      <w:r w:rsidRPr="57CA6D0B" w:rsidR="00621EB1">
        <w:rPr>
          <w:rFonts w:ascii="Times New Roman" w:hAnsi="Times New Roman" w:eastAsia="Times New Roman" w:cs="Times New Roman"/>
          <w:sz w:val="24"/>
          <w:szCs w:val="24"/>
        </w:rPr>
        <w:t xml:space="preserve"> was the importance of</w:t>
      </w:r>
      <w:r w:rsidRPr="57CA6D0B" w:rsidR="20B2A7D4">
        <w:rPr>
          <w:rFonts w:ascii="Times New Roman" w:hAnsi="Times New Roman" w:eastAsia="Times New Roman" w:cs="Times New Roman"/>
          <w:sz w:val="24"/>
          <w:szCs w:val="24"/>
        </w:rPr>
        <w:t xml:space="preserve"> a central base</w:t>
      </w:r>
      <w:r w:rsidRPr="57CA6D0B" w:rsidR="00621EB1">
        <w:rPr>
          <w:rFonts w:ascii="Times New Roman" w:hAnsi="Times New Roman" w:eastAsia="Times New Roman" w:cs="Times New Roman"/>
          <w:sz w:val="24"/>
          <w:szCs w:val="24"/>
        </w:rPr>
        <w:t>.</w:t>
      </w:r>
      <w:r w:rsidRPr="57CA6D0B" w:rsidR="20B2A7D4">
        <w:rPr>
          <w:rFonts w:ascii="Times New Roman" w:hAnsi="Times New Roman" w:eastAsia="Times New Roman" w:cs="Times New Roman"/>
          <w:sz w:val="24"/>
          <w:szCs w:val="24"/>
        </w:rPr>
        <w:t xml:space="preserve"> </w:t>
      </w:r>
      <w:r w:rsidRPr="57CA6D0B" w:rsidR="20B2A7D4">
        <w:rPr>
          <w:rFonts w:ascii="Times New Roman" w:hAnsi="Times New Roman" w:eastAsia="Times New Roman" w:cs="Times New Roman"/>
          <w:sz w:val="24"/>
          <w:szCs w:val="24"/>
        </w:rPr>
        <w:t xml:space="preserve">Che </w:t>
      </w:r>
      <w:r w:rsidRPr="57CA6D0B" w:rsidR="00A41EF0">
        <w:rPr>
          <w:rFonts w:ascii="Times New Roman" w:hAnsi="Times New Roman" w:eastAsia="Times New Roman" w:cs="Times New Roman"/>
          <w:sz w:val="24"/>
          <w:szCs w:val="24"/>
        </w:rPr>
        <w:t xml:space="preserve">stressed the need for a strong </w:t>
      </w:r>
      <w:r w:rsidRPr="57CA6D0B" w:rsidR="002F4691">
        <w:rPr>
          <w:rFonts w:ascii="Times New Roman" w:hAnsi="Times New Roman" w:eastAsia="Times New Roman" w:cs="Times New Roman"/>
          <w:sz w:val="24"/>
          <w:szCs w:val="24"/>
        </w:rPr>
        <w:t>op</w:t>
      </w:r>
      <w:r w:rsidRPr="57CA6D0B" w:rsidR="00C84FE8">
        <w:rPr>
          <w:rFonts w:ascii="Times New Roman" w:hAnsi="Times New Roman" w:eastAsia="Times New Roman" w:cs="Times New Roman"/>
          <w:sz w:val="24"/>
          <w:szCs w:val="24"/>
        </w:rPr>
        <w:t>erational base t</w:t>
      </w:r>
      <w:r w:rsidRPr="57CA6D0B" w:rsidR="00C84FE8">
        <w:rPr>
          <w:rFonts w:ascii="Times New Roman" w:hAnsi="Times New Roman" w:eastAsia="Times New Roman" w:cs="Times New Roman"/>
          <w:sz w:val="24"/>
          <w:szCs w:val="24"/>
        </w:rPr>
        <w:t>o create and s</w:t>
      </w:r>
      <w:r w:rsidRPr="57CA6D0B" w:rsidR="00F413ED">
        <w:rPr>
          <w:rFonts w:ascii="Times New Roman" w:hAnsi="Times New Roman" w:eastAsia="Times New Roman" w:cs="Times New Roman"/>
          <w:sz w:val="24"/>
          <w:szCs w:val="24"/>
        </w:rPr>
        <w:t xml:space="preserve">ustain guerrilla </w:t>
      </w:r>
      <w:r w:rsidRPr="57CA6D0B" w:rsidR="00F413ED">
        <w:rPr>
          <w:rFonts w:ascii="Times New Roman" w:hAnsi="Times New Roman" w:eastAsia="Times New Roman" w:cs="Times New Roman"/>
          <w:sz w:val="24"/>
          <w:szCs w:val="24"/>
        </w:rPr>
        <w:t>bands.</w:t>
      </w:r>
      <w:r w:rsidRPr="57CA6D0B" w:rsidR="43C46B73">
        <w:rPr>
          <w:rFonts w:ascii="Times New Roman" w:hAnsi="Times New Roman" w:eastAsia="Times New Roman" w:cs="Times New Roman"/>
          <w:sz w:val="24"/>
          <w:szCs w:val="24"/>
        </w:rPr>
        <w:t>￼</w:t>
      </w:r>
      <w:r w:rsidRPr="57CA6D0B" w:rsidR="20B2A7D4">
        <w:rPr>
          <w:rFonts w:ascii="Times New Roman" w:hAnsi="Times New Roman" w:eastAsia="Times New Roman" w:cs="Times New Roman"/>
          <w:sz w:val="24"/>
          <w:szCs w:val="24"/>
        </w:rPr>
        <w:t xml:space="preserve"> </w:t>
      </w:r>
      <w:r w:rsidRPr="57CA6D0B" w:rsidR="00EA4DE8">
        <w:rPr>
          <w:rFonts w:ascii="Times New Roman" w:hAnsi="Times New Roman" w:eastAsia="Times New Roman" w:cs="Times New Roman"/>
          <w:sz w:val="24"/>
          <w:szCs w:val="24"/>
        </w:rPr>
        <w:t xml:space="preserve">This </w:t>
      </w:r>
      <w:r w:rsidRPr="57CA6D0B" w:rsidR="00786E71">
        <w:rPr>
          <w:rFonts w:ascii="Times New Roman" w:hAnsi="Times New Roman" w:eastAsia="Times New Roman" w:cs="Times New Roman"/>
          <w:sz w:val="24"/>
          <w:szCs w:val="24"/>
        </w:rPr>
        <w:t>principle was ex</w:t>
      </w:r>
      <w:r w:rsidRPr="57CA6D0B" w:rsidR="00E4188C">
        <w:rPr>
          <w:rFonts w:ascii="Times New Roman" w:hAnsi="Times New Roman" w:eastAsia="Times New Roman" w:cs="Times New Roman"/>
          <w:sz w:val="24"/>
          <w:szCs w:val="24"/>
        </w:rPr>
        <w:t xml:space="preserve">emplified </w:t>
      </w:r>
      <w:r w:rsidRPr="57CA6D0B" w:rsidR="20B2A7D4">
        <w:rPr>
          <w:rFonts w:ascii="Times New Roman" w:hAnsi="Times New Roman" w:eastAsia="Times New Roman" w:cs="Times New Roman"/>
          <w:sz w:val="24"/>
          <w:szCs w:val="24"/>
        </w:rPr>
        <w:t xml:space="preserve">by the July 26th </w:t>
      </w:r>
      <w:r w:rsidRPr="57CA6D0B" w:rsidR="20B2A7D4">
        <w:rPr>
          <w:rFonts w:ascii="Times New Roman" w:hAnsi="Times New Roman" w:eastAsia="Times New Roman" w:cs="Times New Roman"/>
          <w:sz w:val="24"/>
          <w:szCs w:val="24"/>
        </w:rPr>
        <w:t>Movement</w:t>
      </w:r>
      <w:r w:rsidRPr="57CA6D0B" w:rsidR="00073795">
        <w:rPr>
          <w:rFonts w:ascii="Times New Roman" w:hAnsi="Times New Roman" w:eastAsia="Times New Roman" w:cs="Times New Roman"/>
          <w:sz w:val="24"/>
          <w:szCs w:val="24"/>
        </w:rPr>
        <w:t>’s</w:t>
      </w:r>
      <w:r w:rsidRPr="57CA6D0B" w:rsidR="20B2A7D4">
        <w:rPr>
          <w:rFonts w:ascii="Times New Roman" w:hAnsi="Times New Roman" w:eastAsia="Times New Roman" w:cs="Times New Roman"/>
          <w:sz w:val="24"/>
          <w:szCs w:val="24"/>
        </w:rPr>
        <w:t xml:space="preserve"> </w:t>
      </w:r>
      <w:r w:rsidRPr="57CA6D0B" w:rsidR="20B2A7D4">
        <w:rPr>
          <w:rFonts w:ascii="Times New Roman" w:hAnsi="Times New Roman" w:eastAsia="Times New Roman" w:cs="Times New Roman"/>
          <w:sz w:val="24"/>
          <w:szCs w:val="24"/>
        </w:rPr>
        <w:t>base in the Sier</w:t>
      </w:r>
      <w:r w:rsidRPr="57CA6D0B" w:rsidR="00073795">
        <w:rPr>
          <w:rFonts w:ascii="Times New Roman" w:hAnsi="Times New Roman" w:eastAsia="Times New Roman" w:cs="Times New Roman"/>
          <w:sz w:val="24"/>
          <w:szCs w:val="24"/>
        </w:rPr>
        <w:t>r</w:t>
      </w:r>
      <w:r w:rsidRPr="57CA6D0B" w:rsidR="20B2A7D4">
        <w:rPr>
          <w:rFonts w:ascii="Times New Roman" w:hAnsi="Times New Roman" w:eastAsia="Times New Roman" w:cs="Times New Roman"/>
          <w:sz w:val="24"/>
          <w:szCs w:val="24"/>
        </w:rPr>
        <w:t xml:space="preserve">a Maestra </w:t>
      </w:r>
      <w:r w:rsidRPr="57CA6D0B" w:rsidR="00073795">
        <w:rPr>
          <w:rFonts w:ascii="Times New Roman" w:hAnsi="Times New Roman" w:eastAsia="Times New Roman" w:cs="Times New Roman"/>
          <w:sz w:val="24"/>
          <w:szCs w:val="24"/>
        </w:rPr>
        <w:t>mountain</w:t>
      </w:r>
      <w:r w:rsidRPr="57CA6D0B" w:rsidR="00B631F5">
        <w:rPr>
          <w:rFonts w:ascii="Times New Roman" w:hAnsi="Times New Roman" w:eastAsia="Times New Roman" w:cs="Times New Roman"/>
          <w:sz w:val="24"/>
          <w:szCs w:val="24"/>
        </w:rPr>
        <w:t>s</w:t>
      </w:r>
      <w:r w:rsidRPr="57CA6D0B" w:rsidR="20B2A7D4">
        <w:rPr>
          <w:rFonts w:ascii="Times New Roman" w:hAnsi="Times New Roman" w:eastAsia="Times New Roman" w:cs="Times New Roman"/>
          <w:sz w:val="24"/>
          <w:szCs w:val="24"/>
        </w:rPr>
        <w:t xml:space="preserve">.  </w:t>
      </w:r>
      <w:r w:rsidRPr="57CA6D0B" w:rsidR="20B2A7D4">
        <w:rPr>
          <w:rFonts w:ascii="Times New Roman" w:hAnsi="Times New Roman" w:eastAsia="Times New Roman" w:cs="Times New Roman"/>
          <w:sz w:val="24"/>
          <w:szCs w:val="24"/>
        </w:rPr>
        <w:t xml:space="preserve">Lastly, </w:t>
      </w:r>
      <w:r w:rsidRPr="57CA6D0B" w:rsidR="00B631F5">
        <w:rPr>
          <w:rFonts w:ascii="Times New Roman" w:hAnsi="Times New Roman" w:eastAsia="Times New Roman" w:cs="Times New Roman"/>
          <w:sz w:val="24"/>
          <w:szCs w:val="24"/>
        </w:rPr>
        <w:t>was</w:t>
      </w:r>
      <w:r w:rsidRPr="57CA6D0B" w:rsidR="00B631F5">
        <w:rPr>
          <w:rFonts w:ascii="Times New Roman" w:hAnsi="Times New Roman" w:eastAsia="Times New Roman" w:cs="Times New Roman"/>
          <w:sz w:val="24"/>
          <w:szCs w:val="24"/>
        </w:rPr>
        <w:t xml:space="preserve"> the proximity to security zones</w:t>
      </w:r>
      <w:r w:rsidRPr="57CA6D0B" w:rsidR="20B2A7D4">
        <w:rPr>
          <w:rFonts w:ascii="Times New Roman" w:hAnsi="Times New Roman" w:eastAsia="Times New Roman" w:cs="Times New Roman"/>
          <w:sz w:val="24"/>
          <w:szCs w:val="24"/>
        </w:rPr>
        <w:t xml:space="preserve">. Che </w:t>
      </w:r>
      <w:r w:rsidRPr="57CA6D0B" w:rsidR="00B631F5">
        <w:rPr>
          <w:rFonts w:ascii="Times New Roman" w:hAnsi="Times New Roman" w:eastAsia="Times New Roman" w:cs="Times New Roman"/>
          <w:sz w:val="24"/>
          <w:szCs w:val="24"/>
        </w:rPr>
        <w:t>cautioned against ope</w:t>
      </w:r>
      <w:r w:rsidRPr="57CA6D0B" w:rsidR="00B631F5">
        <w:rPr>
          <w:rFonts w:ascii="Times New Roman" w:hAnsi="Times New Roman" w:eastAsia="Times New Roman" w:cs="Times New Roman"/>
          <w:sz w:val="24"/>
          <w:szCs w:val="24"/>
        </w:rPr>
        <w:t xml:space="preserve">rating beyond a safe retreat distance, </w:t>
      </w:r>
      <w:r w:rsidRPr="57CA6D0B" w:rsidR="00B631F5">
        <w:rPr>
          <w:rFonts w:ascii="Times New Roman" w:hAnsi="Times New Roman" w:eastAsia="Times New Roman" w:cs="Times New Roman"/>
          <w:sz w:val="24"/>
          <w:szCs w:val="24"/>
        </w:rPr>
        <w:t>stating</w:t>
      </w:r>
      <w:r w:rsidRPr="57CA6D0B" w:rsidR="20B2A7D4">
        <w:rPr>
          <w:rFonts w:ascii="Times New Roman" w:hAnsi="Times New Roman" w:eastAsia="Times New Roman" w:cs="Times New Roman"/>
          <w:sz w:val="24"/>
          <w:szCs w:val="24"/>
        </w:rPr>
        <w:t xml:space="preserve">, “It will not be possible to operate more than five or six hours away from a point of maximum security.” </w:t>
      </w:r>
      <w:r w:rsidRPr="57CA6D0B" w:rsidR="007933E8">
        <w:rPr>
          <w:rFonts w:ascii="Times New Roman" w:hAnsi="Times New Roman" w:eastAsia="Times New Roman" w:cs="Times New Roman"/>
          <w:sz w:val="24"/>
          <w:szCs w:val="24"/>
        </w:rPr>
        <w:t xml:space="preserve">Despite these strategies, </w:t>
      </w:r>
      <w:r w:rsidRPr="57CA6D0B" w:rsidR="20B2A7D4">
        <w:rPr>
          <w:rFonts w:ascii="Times New Roman" w:hAnsi="Times New Roman" w:eastAsia="Times New Roman" w:cs="Times New Roman"/>
          <w:sz w:val="24"/>
          <w:szCs w:val="24"/>
        </w:rPr>
        <w:t xml:space="preserve">Che </w:t>
      </w:r>
      <w:r w:rsidRPr="57CA6D0B" w:rsidR="007933E8">
        <w:rPr>
          <w:rFonts w:ascii="Times New Roman" w:hAnsi="Times New Roman" w:eastAsia="Times New Roman" w:cs="Times New Roman"/>
          <w:sz w:val="24"/>
          <w:szCs w:val="24"/>
        </w:rPr>
        <w:t>failed to</w:t>
      </w:r>
      <w:r w:rsidRPr="57CA6D0B" w:rsidR="007933E8">
        <w:rPr>
          <w:rFonts w:ascii="Times New Roman" w:hAnsi="Times New Roman" w:eastAsia="Times New Roman" w:cs="Times New Roman"/>
          <w:sz w:val="24"/>
          <w:szCs w:val="24"/>
        </w:rPr>
        <w:t xml:space="preserve"> </w:t>
      </w:r>
      <w:r w:rsidRPr="57CA6D0B" w:rsidR="20B2A7D4">
        <w:rPr>
          <w:rFonts w:ascii="Times New Roman" w:hAnsi="Times New Roman" w:eastAsia="Times New Roman" w:cs="Times New Roman"/>
          <w:sz w:val="24"/>
          <w:szCs w:val="24"/>
        </w:rPr>
        <w:t>account for</w:t>
      </w:r>
      <w:r w:rsidRPr="57CA6D0B" w:rsidR="007933E8">
        <w:rPr>
          <w:rFonts w:ascii="Times New Roman" w:hAnsi="Times New Roman" w:eastAsia="Times New Roman" w:cs="Times New Roman"/>
          <w:sz w:val="24"/>
          <w:szCs w:val="24"/>
        </w:rPr>
        <w:t xml:space="preserve"> several factors</w:t>
      </w:r>
      <w:r w:rsidRPr="57CA6D0B" w:rsidR="007933E8">
        <w:rPr>
          <w:rFonts w:ascii="Times New Roman" w:hAnsi="Times New Roman" w:eastAsia="Times New Roman" w:cs="Times New Roman"/>
          <w:sz w:val="24"/>
          <w:szCs w:val="24"/>
        </w:rPr>
        <w:t xml:space="preserve"> behind the </w:t>
      </w:r>
      <w:r w:rsidRPr="57CA6D0B" w:rsidR="00382C7E">
        <w:rPr>
          <w:rFonts w:ascii="Times New Roman" w:hAnsi="Times New Roman" w:eastAsia="Times New Roman" w:cs="Times New Roman"/>
          <w:sz w:val="24"/>
          <w:szCs w:val="24"/>
        </w:rPr>
        <w:t>Cuban Revolution’s success</w:t>
      </w:r>
      <w:r w:rsidRPr="57CA6D0B" w:rsidR="20B2A7D4">
        <w:rPr>
          <w:rFonts w:ascii="Times New Roman" w:hAnsi="Times New Roman" w:eastAsia="Times New Roman" w:cs="Times New Roman"/>
          <w:sz w:val="24"/>
          <w:szCs w:val="24"/>
        </w:rPr>
        <w:t xml:space="preserve">.  </w:t>
      </w:r>
    </w:p>
    <w:p w:rsidR="43C46B73" w:rsidP="57CA6D0B" w:rsidRDefault="00382C7E" w14:paraId="034148A3" w14:textId="77DD17D2">
      <w:pPr>
        <w:spacing w:line="480" w:lineRule="auto"/>
        <w:ind w:firstLine="720"/>
        <w:rPr>
          <w:rFonts w:ascii="Times New Roman" w:hAnsi="Times New Roman" w:eastAsia="Times New Roman" w:cs="Times New Roman"/>
          <w:sz w:val="24"/>
          <w:szCs w:val="24"/>
        </w:rPr>
      </w:pPr>
      <w:r w:rsidRPr="57CA6D0B" w:rsidR="00382C7E">
        <w:rPr>
          <w:rFonts w:ascii="Times New Roman" w:hAnsi="Times New Roman" w:eastAsia="Times New Roman" w:cs="Times New Roman"/>
          <w:sz w:val="24"/>
          <w:szCs w:val="24"/>
        </w:rPr>
        <w:t>O</w:t>
      </w:r>
      <w:r w:rsidRPr="57CA6D0B" w:rsidR="20B2A7D4">
        <w:rPr>
          <w:rFonts w:ascii="Times New Roman" w:hAnsi="Times New Roman" w:eastAsia="Times New Roman" w:cs="Times New Roman"/>
          <w:sz w:val="24"/>
          <w:szCs w:val="24"/>
        </w:rPr>
        <w:t>ne</w:t>
      </w:r>
      <w:r w:rsidRPr="57CA6D0B" w:rsidR="006B14A9">
        <w:rPr>
          <w:rFonts w:ascii="Times New Roman" w:hAnsi="Times New Roman" w:eastAsia="Times New Roman" w:cs="Times New Roman"/>
          <w:sz w:val="24"/>
          <w:szCs w:val="24"/>
        </w:rPr>
        <w:t xml:space="preserve"> </w:t>
      </w:r>
      <w:r w:rsidRPr="57CA6D0B" w:rsidR="00B4250C">
        <w:rPr>
          <w:rFonts w:ascii="Times New Roman" w:hAnsi="Times New Roman" w:eastAsia="Times New Roman" w:cs="Times New Roman"/>
          <w:sz w:val="24"/>
          <w:szCs w:val="24"/>
        </w:rPr>
        <w:t xml:space="preserve">overlooked factor was the role of </w:t>
      </w:r>
      <w:r w:rsidRPr="57CA6D0B" w:rsidR="20B2A7D4">
        <w:rPr>
          <w:rFonts w:ascii="Times New Roman" w:hAnsi="Times New Roman" w:eastAsia="Times New Roman" w:cs="Times New Roman"/>
          <w:sz w:val="24"/>
          <w:szCs w:val="24"/>
        </w:rPr>
        <w:t>urban</w:t>
      </w:r>
      <w:r w:rsidRPr="57CA6D0B" w:rsidR="00B4250C">
        <w:rPr>
          <w:rFonts w:ascii="Times New Roman" w:hAnsi="Times New Roman" w:eastAsia="Times New Roman" w:cs="Times New Roman"/>
          <w:sz w:val="24"/>
          <w:szCs w:val="24"/>
        </w:rPr>
        <w:t xml:space="preserve"> resistance</w:t>
      </w:r>
      <w:r w:rsidRPr="57CA6D0B" w:rsidR="20B2A7D4">
        <w:rPr>
          <w:rFonts w:ascii="Times New Roman" w:hAnsi="Times New Roman" w:eastAsia="Times New Roman" w:cs="Times New Roman"/>
          <w:sz w:val="24"/>
          <w:szCs w:val="24"/>
        </w:rPr>
        <w:t xml:space="preserve">. </w:t>
      </w:r>
      <w:r w:rsidRPr="57CA6D0B" w:rsidR="00B4250C">
        <w:rPr>
          <w:rFonts w:ascii="Times New Roman" w:hAnsi="Times New Roman" w:eastAsia="Times New Roman" w:cs="Times New Roman"/>
          <w:sz w:val="24"/>
          <w:szCs w:val="24"/>
        </w:rPr>
        <w:t xml:space="preserve">While the </w:t>
      </w:r>
      <w:r w:rsidRPr="57CA6D0B" w:rsidR="5C1FC73D">
        <w:rPr>
          <w:rFonts w:ascii="Times New Roman" w:hAnsi="Times New Roman" w:eastAsia="Times New Roman" w:cs="Times New Roman"/>
          <w:sz w:val="24"/>
          <w:szCs w:val="24"/>
        </w:rPr>
        <w:t>guerrilla</w:t>
      </w:r>
      <w:r w:rsidRPr="57CA6D0B" w:rsidR="20B2A7D4">
        <w:rPr>
          <w:rFonts w:ascii="Times New Roman" w:hAnsi="Times New Roman" w:eastAsia="Times New Roman" w:cs="Times New Roman"/>
          <w:sz w:val="24"/>
          <w:szCs w:val="24"/>
        </w:rPr>
        <w:t xml:space="preserve">s </w:t>
      </w:r>
      <w:r w:rsidRPr="57CA6D0B" w:rsidR="00B4250C">
        <w:rPr>
          <w:rFonts w:ascii="Times New Roman" w:hAnsi="Times New Roman" w:eastAsia="Times New Roman" w:cs="Times New Roman"/>
          <w:sz w:val="24"/>
          <w:szCs w:val="24"/>
        </w:rPr>
        <w:t>waged war</w:t>
      </w:r>
      <w:r w:rsidRPr="57CA6D0B" w:rsidR="00B4250C">
        <w:rPr>
          <w:rFonts w:ascii="Times New Roman" w:hAnsi="Times New Roman" w:eastAsia="Times New Roman" w:cs="Times New Roman"/>
          <w:sz w:val="24"/>
          <w:szCs w:val="24"/>
        </w:rPr>
        <w:t xml:space="preserve"> in the countryside,</w:t>
      </w:r>
      <w:r w:rsidRPr="57CA6D0B" w:rsidR="20B2A7D4">
        <w:rPr>
          <w:rFonts w:ascii="Times New Roman" w:hAnsi="Times New Roman" w:eastAsia="Times New Roman" w:cs="Times New Roman"/>
          <w:sz w:val="24"/>
          <w:szCs w:val="24"/>
        </w:rPr>
        <w:t xml:space="preserve"> </w:t>
      </w:r>
      <w:r w:rsidRPr="57CA6D0B" w:rsidR="20B2A7D4">
        <w:rPr>
          <w:rFonts w:ascii="Times New Roman" w:hAnsi="Times New Roman" w:eastAsia="Times New Roman" w:cs="Times New Roman"/>
          <w:sz w:val="24"/>
          <w:szCs w:val="24"/>
        </w:rPr>
        <w:t>urban resistance</w:t>
      </w:r>
      <w:r w:rsidRPr="57CA6D0B" w:rsidR="00B4250C">
        <w:rPr>
          <w:rFonts w:ascii="Times New Roman" w:hAnsi="Times New Roman" w:eastAsia="Times New Roman" w:cs="Times New Roman"/>
          <w:sz w:val="24"/>
          <w:szCs w:val="24"/>
        </w:rPr>
        <w:t xml:space="preserve"> groups, </w:t>
      </w:r>
      <w:r w:rsidRPr="57CA6D0B" w:rsidR="00B4250C">
        <w:rPr>
          <w:rFonts w:ascii="Times New Roman" w:hAnsi="Times New Roman" w:eastAsia="Times New Roman" w:cs="Times New Roman"/>
          <w:sz w:val="24"/>
          <w:szCs w:val="24"/>
        </w:rPr>
        <w:t>comprising</w:t>
      </w:r>
      <w:r w:rsidRPr="57CA6D0B" w:rsidR="00B4250C">
        <w:rPr>
          <w:rFonts w:ascii="Times New Roman" w:hAnsi="Times New Roman" w:eastAsia="Times New Roman" w:cs="Times New Roman"/>
          <w:sz w:val="24"/>
          <w:szCs w:val="24"/>
        </w:rPr>
        <w:t xml:space="preserve"> non-peasant </w:t>
      </w:r>
      <w:r w:rsidRPr="57CA6D0B" w:rsidR="00B4250C">
        <w:rPr>
          <w:rFonts w:ascii="Times New Roman" w:hAnsi="Times New Roman" w:eastAsia="Times New Roman" w:cs="Times New Roman"/>
          <w:sz w:val="24"/>
          <w:szCs w:val="24"/>
        </w:rPr>
        <w:t xml:space="preserve">actors</w:t>
      </w:r>
      <w:r w:rsidRPr="57CA6D0B" w:rsidR="20B2A7D4">
        <w:rPr>
          <w:rFonts w:ascii="Times New Roman" w:hAnsi="Times New Roman" w:eastAsia="Times New Roman" w:cs="Times New Roman"/>
          <w:sz w:val="24"/>
          <w:szCs w:val="24"/>
        </w:rPr>
        <w:t xml:space="preserve"> </w:t>
      </w:r>
      <w:r w:rsidRPr="57CA6D0B" w:rsidR="00B4250C">
        <w:rPr>
          <w:rFonts w:ascii="Times New Roman" w:hAnsi="Times New Roman" w:eastAsia="Times New Roman" w:cs="Times New Roman"/>
          <w:sz w:val="24"/>
          <w:szCs w:val="24"/>
        </w:rPr>
        <w:t xml:space="preserve">were critical to the </w:t>
      </w:r>
      <w:r w:rsidRPr="57CA6D0B" w:rsidR="00B4250C">
        <w:rPr>
          <w:rFonts w:ascii="Times New Roman" w:hAnsi="Times New Roman" w:eastAsia="Times New Roman" w:cs="Times New Roman"/>
          <w:sz w:val="24"/>
          <w:szCs w:val="24"/>
        </w:rPr>
        <w:t>revolution</w:t>
      </w:r>
      <w:r w:rsidRPr="57CA6D0B" w:rsidR="20B2A7D4">
        <w:rPr>
          <w:rFonts w:ascii="Times New Roman" w:hAnsi="Times New Roman" w:eastAsia="Times New Roman" w:cs="Times New Roman"/>
          <w:sz w:val="24"/>
          <w:szCs w:val="24"/>
        </w:rPr>
        <w:t>.</w:t>
      </w:r>
      <w:r w:rsidRPr="57CA6D0B" w:rsidR="43C46B73">
        <w:rPr>
          <w:rStyle w:val="FootnoteReference"/>
          <w:rFonts w:ascii="Times New Roman" w:hAnsi="Times New Roman" w:eastAsia="Times New Roman" w:cs="Times New Roman"/>
          <w:sz w:val="24"/>
          <w:szCs w:val="24"/>
        </w:rPr>
        <w:footnoteReference w:id="67"/>
      </w:r>
      <w:r w:rsidRPr="57CA6D0B" w:rsidR="20B2A7D4">
        <w:rPr>
          <w:rFonts w:ascii="Times New Roman" w:hAnsi="Times New Roman" w:eastAsia="Times New Roman" w:cs="Times New Roman"/>
          <w:sz w:val="24"/>
          <w:szCs w:val="24"/>
        </w:rPr>
        <w:t xml:space="preserve"> Additionally, </w:t>
      </w:r>
      <w:r w:rsidRPr="57CA6D0B" w:rsidR="00B4250C">
        <w:rPr>
          <w:rFonts w:ascii="Times New Roman" w:hAnsi="Times New Roman" w:eastAsia="Times New Roman" w:cs="Times New Roman"/>
          <w:sz w:val="24"/>
          <w:szCs w:val="24"/>
        </w:rPr>
        <w:t>Fidel Castor’</w:t>
      </w:r>
      <w:r w:rsidRPr="57CA6D0B" w:rsidR="20B2A7D4">
        <w:rPr>
          <w:rFonts w:ascii="Times New Roman" w:hAnsi="Times New Roman" w:eastAsia="Times New Roman" w:cs="Times New Roman"/>
          <w:sz w:val="24"/>
          <w:szCs w:val="24"/>
        </w:rPr>
        <w:t xml:space="preserve"> psychological </w:t>
      </w:r>
      <w:r w:rsidRPr="57CA6D0B" w:rsidR="00B4250C">
        <w:rPr>
          <w:rFonts w:ascii="Times New Roman" w:hAnsi="Times New Roman" w:eastAsia="Times New Roman" w:cs="Times New Roman"/>
          <w:sz w:val="24"/>
          <w:szCs w:val="24"/>
        </w:rPr>
        <w:t xml:space="preserve">impact </w:t>
      </w:r>
      <w:r w:rsidRPr="57CA6D0B" w:rsidR="20B2A7D4">
        <w:rPr>
          <w:rFonts w:ascii="Times New Roman" w:hAnsi="Times New Roman" w:eastAsia="Times New Roman" w:cs="Times New Roman"/>
          <w:sz w:val="24"/>
          <w:szCs w:val="24"/>
        </w:rPr>
        <w:t>was a</w:t>
      </w:r>
      <w:r w:rsidRPr="57CA6D0B" w:rsidR="002257D8">
        <w:rPr>
          <w:rFonts w:ascii="Times New Roman" w:hAnsi="Times New Roman" w:eastAsia="Times New Roman" w:cs="Times New Roman"/>
          <w:sz w:val="24"/>
          <w:szCs w:val="24"/>
        </w:rPr>
        <w:t xml:space="preserve"> decisive element.</w:t>
      </w:r>
      <w:r w:rsidRPr="57CA6D0B" w:rsidR="20B2A7D4">
        <w:rPr>
          <w:rFonts w:ascii="Times New Roman" w:hAnsi="Times New Roman" w:eastAsia="Times New Roman" w:cs="Times New Roman"/>
          <w:sz w:val="24"/>
          <w:szCs w:val="24"/>
        </w:rPr>
        <w:t xml:space="preserve"> </w:t>
      </w:r>
      <w:r w:rsidRPr="57CA6D0B" w:rsidR="002257D8">
        <w:rPr>
          <w:rFonts w:ascii="Times New Roman" w:hAnsi="Times New Roman" w:eastAsia="Times New Roman" w:cs="Times New Roman"/>
          <w:sz w:val="24"/>
          <w:szCs w:val="24"/>
        </w:rPr>
        <w:t>His</w:t>
      </w:r>
      <w:r w:rsidRPr="57CA6D0B" w:rsidR="20B2A7D4">
        <w:rPr>
          <w:rFonts w:ascii="Times New Roman" w:hAnsi="Times New Roman" w:eastAsia="Times New Roman" w:cs="Times New Roman"/>
          <w:sz w:val="24"/>
          <w:szCs w:val="24"/>
        </w:rPr>
        <w:t xml:space="preserve"> charisma</w:t>
      </w:r>
      <w:r w:rsidRPr="57CA6D0B" w:rsidR="00974FE4">
        <w:rPr>
          <w:rFonts w:ascii="Times New Roman" w:hAnsi="Times New Roman" w:eastAsia="Times New Roman" w:cs="Times New Roman"/>
          <w:sz w:val="24"/>
          <w:szCs w:val="24"/>
        </w:rPr>
        <w:t xml:space="preserve"> and strategic use of propaganda,</w:t>
      </w:r>
      <w:r w:rsidRPr="57CA6D0B" w:rsidR="20B2A7D4">
        <w:rPr>
          <w:rFonts w:ascii="Times New Roman" w:hAnsi="Times New Roman" w:eastAsia="Times New Roman" w:cs="Times New Roman"/>
          <w:sz w:val="24"/>
          <w:szCs w:val="24"/>
        </w:rPr>
        <w:t xml:space="preserve"> </w:t>
      </w:r>
      <w:r w:rsidRPr="57CA6D0B" w:rsidR="00974FE4">
        <w:rPr>
          <w:rFonts w:ascii="Times New Roman" w:hAnsi="Times New Roman" w:eastAsia="Times New Roman" w:cs="Times New Roman"/>
          <w:sz w:val="24"/>
          <w:szCs w:val="24"/>
        </w:rPr>
        <w:t>including the</w:t>
      </w:r>
      <w:r w:rsidRPr="57CA6D0B" w:rsidR="20B2A7D4">
        <w:rPr>
          <w:rFonts w:ascii="Times New Roman" w:hAnsi="Times New Roman" w:eastAsia="Times New Roman" w:cs="Times New Roman"/>
          <w:sz w:val="24"/>
          <w:szCs w:val="24"/>
        </w:rPr>
        <w:t xml:space="preserve"> “History Will Absolve Me” speech</w:t>
      </w:r>
      <w:r w:rsidRPr="57CA6D0B" w:rsidR="00974FE4">
        <w:rPr>
          <w:rFonts w:ascii="Times New Roman" w:hAnsi="Times New Roman" w:eastAsia="Times New Roman" w:cs="Times New Roman"/>
          <w:sz w:val="24"/>
          <w:szCs w:val="24"/>
        </w:rPr>
        <w:t>, rallied widespread support</w:t>
      </w:r>
      <w:r w:rsidRPr="57CA6D0B" w:rsidR="20B2A7D4">
        <w:rPr>
          <w:rFonts w:ascii="Times New Roman" w:hAnsi="Times New Roman" w:eastAsia="Times New Roman" w:cs="Times New Roman"/>
          <w:sz w:val="24"/>
          <w:szCs w:val="24"/>
        </w:rPr>
        <w:t>.</w:t>
      </w:r>
      <w:r w:rsidRPr="57CA6D0B" w:rsidR="43C46B73">
        <w:rPr>
          <w:rStyle w:val="FootnoteReference"/>
          <w:rFonts w:ascii="Times New Roman" w:hAnsi="Times New Roman" w:eastAsia="Times New Roman" w:cs="Times New Roman"/>
          <w:sz w:val="24"/>
          <w:szCs w:val="24"/>
        </w:rPr>
        <w:footnoteReference w:id="68"/>
      </w:r>
      <w:r w:rsidRPr="57CA6D0B" w:rsidR="20B2A7D4">
        <w:rPr>
          <w:rFonts w:ascii="Times New Roman" w:hAnsi="Times New Roman" w:eastAsia="Times New Roman" w:cs="Times New Roman"/>
          <w:sz w:val="24"/>
          <w:szCs w:val="24"/>
        </w:rPr>
        <w:t xml:space="preserve"> </w:t>
      </w:r>
      <w:r w:rsidRPr="57CA6D0B" w:rsidR="00974FE4">
        <w:rPr>
          <w:rFonts w:ascii="Times New Roman" w:hAnsi="Times New Roman" w:eastAsia="Times New Roman" w:cs="Times New Roman"/>
          <w:sz w:val="24"/>
          <w:szCs w:val="24"/>
        </w:rPr>
        <w:t>Some c</w:t>
      </w:r>
      <w:r w:rsidRPr="57CA6D0B" w:rsidR="20B2A7D4">
        <w:rPr>
          <w:rFonts w:ascii="Times New Roman" w:hAnsi="Times New Roman" w:eastAsia="Times New Roman" w:cs="Times New Roman"/>
          <w:sz w:val="24"/>
          <w:szCs w:val="24"/>
        </w:rPr>
        <w:t xml:space="preserve">ritics </w:t>
      </w:r>
      <w:r w:rsidRPr="57CA6D0B" w:rsidR="00974FE4">
        <w:rPr>
          <w:rFonts w:ascii="Times New Roman" w:hAnsi="Times New Roman" w:eastAsia="Times New Roman" w:cs="Times New Roman"/>
          <w:sz w:val="24"/>
          <w:szCs w:val="24"/>
        </w:rPr>
        <w:t xml:space="preserve">argue that </w:t>
      </w:r>
      <w:r w:rsidRPr="57CA6D0B" w:rsidR="20B2A7D4">
        <w:rPr>
          <w:rFonts w:ascii="Times New Roman" w:hAnsi="Times New Roman" w:eastAsia="Times New Roman" w:cs="Times New Roman"/>
          <w:sz w:val="24"/>
          <w:szCs w:val="24"/>
        </w:rPr>
        <w:t xml:space="preserve">the revolution </w:t>
      </w:r>
      <w:r w:rsidRPr="57CA6D0B" w:rsidR="00EB4B3B">
        <w:rPr>
          <w:rFonts w:ascii="Times New Roman" w:hAnsi="Times New Roman" w:eastAsia="Times New Roman" w:cs="Times New Roman"/>
          <w:sz w:val="24"/>
          <w:szCs w:val="24"/>
        </w:rPr>
        <w:t xml:space="preserve">might </w:t>
      </w:r>
      <w:r w:rsidRPr="57CA6D0B" w:rsidR="20B2A7D4">
        <w:rPr>
          <w:rFonts w:ascii="Times New Roman" w:hAnsi="Times New Roman" w:eastAsia="Times New Roman" w:cs="Times New Roman"/>
          <w:sz w:val="24"/>
          <w:szCs w:val="24"/>
        </w:rPr>
        <w:t xml:space="preserve">have succeeded without </w:t>
      </w:r>
      <w:r w:rsidRPr="57CA6D0B" w:rsidR="00EB4B3B">
        <w:rPr>
          <w:rFonts w:ascii="Times New Roman" w:hAnsi="Times New Roman" w:eastAsia="Times New Roman" w:cs="Times New Roman"/>
          <w:sz w:val="24"/>
          <w:szCs w:val="24"/>
        </w:rPr>
        <w:t xml:space="preserve">significant </w:t>
      </w:r>
      <w:r w:rsidRPr="57CA6D0B" w:rsidR="20B2A7D4">
        <w:rPr>
          <w:rFonts w:ascii="Times New Roman" w:hAnsi="Times New Roman" w:eastAsia="Times New Roman" w:cs="Times New Roman"/>
          <w:sz w:val="24"/>
          <w:szCs w:val="24"/>
        </w:rPr>
        <w:t>peasant</w:t>
      </w:r>
      <w:r w:rsidRPr="57CA6D0B" w:rsidR="00A11C48">
        <w:rPr>
          <w:rFonts w:ascii="Times New Roman" w:hAnsi="Times New Roman" w:eastAsia="Times New Roman" w:cs="Times New Roman"/>
          <w:sz w:val="24"/>
          <w:szCs w:val="24"/>
        </w:rPr>
        <w:t xml:space="preserve"> involvement</w:t>
      </w:r>
      <w:r w:rsidRPr="57CA6D0B" w:rsidR="20B2A7D4">
        <w:rPr>
          <w:rFonts w:ascii="Times New Roman" w:hAnsi="Times New Roman" w:eastAsia="Times New Roman" w:cs="Times New Roman"/>
          <w:sz w:val="24"/>
          <w:szCs w:val="24"/>
        </w:rPr>
        <w:t xml:space="preserve">, as </w:t>
      </w:r>
      <w:r w:rsidRPr="57CA6D0B" w:rsidR="20B2A7D4">
        <w:rPr>
          <w:rFonts w:ascii="Times New Roman" w:hAnsi="Times New Roman" w:eastAsia="Times New Roman" w:cs="Times New Roman"/>
          <w:sz w:val="24"/>
          <w:szCs w:val="24"/>
        </w:rPr>
        <w:t>middle</w:t>
      </w:r>
      <w:r w:rsidRPr="57CA6D0B" w:rsidR="00A11C48">
        <w:rPr>
          <w:rFonts w:ascii="Times New Roman" w:hAnsi="Times New Roman" w:eastAsia="Times New Roman" w:cs="Times New Roman"/>
          <w:sz w:val="24"/>
          <w:szCs w:val="24"/>
        </w:rPr>
        <w:t>-</w:t>
      </w:r>
      <w:r w:rsidRPr="57CA6D0B" w:rsidR="20B2A7D4">
        <w:rPr>
          <w:rFonts w:ascii="Times New Roman" w:hAnsi="Times New Roman" w:eastAsia="Times New Roman" w:cs="Times New Roman"/>
          <w:sz w:val="24"/>
          <w:szCs w:val="24"/>
        </w:rPr>
        <w:t xml:space="preserve">class </w:t>
      </w:r>
      <w:r w:rsidRPr="57CA6D0B" w:rsidR="20B2A7D4">
        <w:rPr>
          <w:rFonts w:ascii="Times New Roman" w:hAnsi="Times New Roman" w:eastAsia="Times New Roman" w:cs="Times New Roman"/>
          <w:sz w:val="24"/>
          <w:szCs w:val="24"/>
        </w:rPr>
        <w:t>actors</w:t>
      </w:r>
      <w:r w:rsidRPr="57CA6D0B" w:rsidR="007B4E9C">
        <w:rPr>
          <w:rFonts w:ascii="Times New Roman" w:hAnsi="Times New Roman" w:eastAsia="Times New Roman" w:cs="Times New Roman"/>
          <w:sz w:val="24"/>
          <w:szCs w:val="24"/>
        </w:rPr>
        <w:t xml:space="preserve"> and urban m</w:t>
      </w:r>
      <w:r w:rsidRPr="57CA6D0B" w:rsidR="007B4E9C">
        <w:rPr>
          <w:rFonts w:ascii="Times New Roman" w:hAnsi="Times New Roman" w:eastAsia="Times New Roman" w:cs="Times New Roman"/>
          <w:sz w:val="24"/>
          <w:szCs w:val="24"/>
        </w:rPr>
        <w:t>ovements played essential roles</w:t>
      </w:r>
      <w:r w:rsidRPr="57CA6D0B" w:rsidR="20B2A7D4">
        <w:rPr>
          <w:rFonts w:ascii="Times New Roman" w:hAnsi="Times New Roman" w:eastAsia="Times New Roman" w:cs="Times New Roman"/>
          <w:sz w:val="24"/>
          <w:szCs w:val="24"/>
        </w:rPr>
        <w:t>.</w:t>
      </w:r>
      <w:r w:rsidRPr="57CA6D0B" w:rsidR="43C46B73">
        <w:rPr>
          <w:rStyle w:val="FootnoteReference"/>
          <w:rFonts w:ascii="Times New Roman" w:hAnsi="Times New Roman" w:eastAsia="Times New Roman" w:cs="Times New Roman"/>
          <w:sz w:val="24"/>
          <w:szCs w:val="24"/>
        </w:rPr>
        <w:footnoteReference w:id="69"/>
      </w:r>
      <w:r w:rsidRPr="57CA6D0B" w:rsidR="48917A99">
        <w:rPr>
          <w:rFonts w:ascii="Times New Roman" w:hAnsi="Times New Roman" w:eastAsia="Times New Roman" w:cs="Times New Roman"/>
          <w:sz w:val="24"/>
          <w:szCs w:val="24"/>
        </w:rPr>
        <w:t xml:space="preserve"> </w:t>
      </w:r>
      <w:r w:rsidRPr="57CA6D0B" w:rsidR="007B4E9C">
        <w:rPr>
          <w:rFonts w:ascii="Times New Roman" w:hAnsi="Times New Roman" w:eastAsia="Times New Roman" w:cs="Times New Roman"/>
          <w:sz w:val="24"/>
          <w:szCs w:val="24"/>
        </w:rPr>
        <w:t xml:space="preserve">Finally, Cuba’s </w:t>
      </w:r>
      <w:r w:rsidRPr="57CA6D0B" w:rsidR="6AC72FC2">
        <w:rPr>
          <w:rFonts w:ascii="Times New Roman" w:hAnsi="Times New Roman" w:eastAsia="Times New Roman" w:cs="Times New Roman"/>
          <w:sz w:val="24"/>
          <w:szCs w:val="24"/>
        </w:rPr>
        <w:t>position</w:t>
      </w:r>
      <w:r w:rsidRPr="57CA6D0B" w:rsidR="007B4E9C">
        <w:rPr>
          <w:rFonts w:ascii="Times New Roman" w:hAnsi="Times New Roman" w:eastAsia="Times New Roman" w:cs="Times New Roman"/>
          <w:sz w:val="24"/>
          <w:szCs w:val="24"/>
        </w:rPr>
        <w:t xml:space="preserve"> as “</w:t>
      </w:r>
      <w:r w:rsidRPr="57CA6D0B" w:rsidR="20B2A7D4">
        <w:rPr>
          <w:rFonts w:ascii="Times New Roman" w:hAnsi="Times New Roman" w:eastAsia="Times New Roman" w:cs="Times New Roman"/>
          <w:sz w:val="24"/>
          <w:szCs w:val="24"/>
        </w:rPr>
        <w:t>one of the weakest links in the world system of capitalism</w:t>
      </w:r>
      <w:r w:rsidRPr="57CA6D0B" w:rsidR="007B4E9C">
        <w:rPr>
          <w:rFonts w:ascii="Times New Roman" w:hAnsi="Times New Roman" w:eastAsia="Times New Roman" w:cs="Times New Roman"/>
          <w:sz w:val="24"/>
          <w:szCs w:val="24"/>
        </w:rPr>
        <w:t>” contributed to the revol</w:t>
      </w:r>
      <w:r w:rsidRPr="57CA6D0B" w:rsidR="007B4E9C">
        <w:rPr>
          <w:rFonts w:ascii="Times New Roman" w:hAnsi="Times New Roman" w:eastAsia="Times New Roman" w:cs="Times New Roman"/>
          <w:sz w:val="24"/>
          <w:szCs w:val="24"/>
        </w:rPr>
        <w:t xml:space="preserve">ution’s success, a point Che </w:t>
      </w:r>
      <w:r w:rsidRPr="57CA6D0B" w:rsidR="007B4E9C">
        <w:rPr>
          <w:rFonts w:ascii="Times New Roman" w:hAnsi="Times New Roman" w:eastAsia="Times New Roman" w:cs="Times New Roman"/>
          <w:sz w:val="24"/>
          <w:szCs w:val="24"/>
        </w:rPr>
        <w:t>failed to</w:t>
      </w:r>
      <w:r w:rsidRPr="57CA6D0B" w:rsidR="007B4E9C">
        <w:rPr>
          <w:rFonts w:ascii="Times New Roman" w:hAnsi="Times New Roman" w:eastAsia="Times New Roman" w:cs="Times New Roman"/>
          <w:sz w:val="24"/>
          <w:szCs w:val="24"/>
        </w:rPr>
        <w:t xml:space="preserve"> fully integrate into his ideology.</w:t>
      </w:r>
      <w:r w:rsidRPr="57CA6D0B" w:rsidR="43C46B73">
        <w:rPr>
          <w:rStyle w:val="FootnoteReference"/>
          <w:rFonts w:ascii="Times New Roman" w:hAnsi="Times New Roman" w:eastAsia="Times New Roman" w:cs="Times New Roman"/>
          <w:sz w:val="24"/>
          <w:szCs w:val="24"/>
        </w:rPr>
        <w:footnoteReference w:id="70"/>
      </w:r>
      <w:r w:rsidRPr="57CA6D0B" w:rsidR="20B2A7D4">
        <w:rPr>
          <w:rFonts w:ascii="Times New Roman" w:hAnsi="Times New Roman" w:eastAsia="Times New Roman" w:cs="Times New Roman"/>
          <w:sz w:val="24"/>
          <w:szCs w:val="24"/>
        </w:rPr>
        <w:t xml:space="preserve"> </w:t>
      </w:r>
    </w:p>
    <w:p w:rsidR="5C367E8B" w:rsidP="57CA6D0B" w:rsidRDefault="5C367E8B" w14:paraId="2FFC8D41" w14:textId="0B1223F5">
      <w:pPr>
        <w:spacing w:line="480" w:lineRule="auto"/>
        <w:ind w:firstLine="720"/>
        <w:rPr>
          <w:rFonts w:ascii="Times New Roman" w:hAnsi="Times New Roman" w:eastAsia="Times New Roman" w:cs="Times New Roman"/>
          <w:sz w:val="24"/>
          <w:szCs w:val="24"/>
        </w:rPr>
      </w:pPr>
      <w:r w:rsidRPr="57CA6D0B" w:rsidR="20B2A7D4">
        <w:rPr>
          <w:rFonts w:ascii="Times New Roman" w:hAnsi="Times New Roman" w:eastAsia="Times New Roman" w:cs="Times New Roman"/>
          <w:sz w:val="24"/>
          <w:szCs w:val="24"/>
        </w:rPr>
        <w:t>The July 26th Movement p</w:t>
      </w:r>
      <w:r w:rsidRPr="57CA6D0B" w:rsidR="00205EDD">
        <w:rPr>
          <w:rFonts w:ascii="Times New Roman" w:hAnsi="Times New Roman" w:eastAsia="Times New Roman" w:cs="Times New Roman"/>
          <w:sz w:val="24"/>
          <w:szCs w:val="24"/>
        </w:rPr>
        <w:t xml:space="preserve">rofoundly shaped </w:t>
      </w:r>
      <w:r w:rsidRPr="57CA6D0B" w:rsidR="20B2A7D4">
        <w:rPr>
          <w:rFonts w:ascii="Times New Roman" w:hAnsi="Times New Roman" w:eastAsia="Times New Roman" w:cs="Times New Roman"/>
          <w:sz w:val="24"/>
          <w:szCs w:val="24"/>
        </w:rPr>
        <w:t>Che</w:t>
      </w:r>
      <w:r w:rsidRPr="57CA6D0B" w:rsidR="00205EDD">
        <w:rPr>
          <w:rFonts w:ascii="Times New Roman" w:hAnsi="Times New Roman" w:eastAsia="Times New Roman" w:cs="Times New Roman"/>
          <w:sz w:val="24"/>
          <w:szCs w:val="24"/>
        </w:rPr>
        <w:t xml:space="preserve"> Guevara’s revolutionary</w:t>
      </w:r>
      <w:r w:rsidRPr="57CA6D0B" w:rsidR="20B2A7D4">
        <w:rPr>
          <w:rFonts w:ascii="Times New Roman" w:hAnsi="Times New Roman" w:eastAsia="Times New Roman" w:cs="Times New Roman"/>
          <w:sz w:val="24"/>
          <w:szCs w:val="24"/>
        </w:rPr>
        <w:t xml:space="preserve"> belie</w:t>
      </w:r>
      <w:r w:rsidRPr="57CA6D0B" w:rsidR="00205EDD">
        <w:rPr>
          <w:rFonts w:ascii="Times New Roman" w:hAnsi="Times New Roman" w:eastAsia="Times New Roman" w:cs="Times New Roman"/>
          <w:sz w:val="24"/>
          <w:szCs w:val="24"/>
        </w:rPr>
        <w:t>fs</w:t>
      </w:r>
      <w:r w:rsidRPr="57CA6D0B" w:rsidR="20B2A7D4">
        <w:rPr>
          <w:rFonts w:ascii="Times New Roman" w:hAnsi="Times New Roman" w:eastAsia="Times New Roman" w:cs="Times New Roman"/>
          <w:sz w:val="24"/>
          <w:szCs w:val="24"/>
        </w:rPr>
        <w:t xml:space="preserve"> </w:t>
      </w:r>
      <w:r w:rsidRPr="57CA6D0B" w:rsidR="00B9756B">
        <w:rPr>
          <w:rFonts w:ascii="Times New Roman" w:hAnsi="Times New Roman" w:eastAsia="Times New Roman" w:cs="Times New Roman"/>
          <w:sz w:val="24"/>
          <w:szCs w:val="24"/>
        </w:rPr>
        <w:t xml:space="preserve">and strategies, serving as the foundation for his </w:t>
      </w:r>
      <w:r w:rsidRPr="57CA6D0B" w:rsidR="00B9756B">
        <w:rPr>
          <w:rFonts w:ascii="Times New Roman" w:hAnsi="Times New Roman" w:eastAsia="Times New Roman" w:cs="Times New Roman"/>
          <w:i w:val="1"/>
          <w:iCs w:val="1"/>
          <w:sz w:val="24"/>
          <w:szCs w:val="24"/>
        </w:rPr>
        <w:t>Guerrilla Warfare</w:t>
      </w:r>
      <w:r w:rsidRPr="57CA6D0B" w:rsidR="20B2A7D4">
        <w:rPr>
          <w:rFonts w:ascii="Times New Roman" w:hAnsi="Times New Roman" w:eastAsia="Times New Roman" w:cs="Times New Roman"/>
          <w:sz w:val="24"/>
          <w:szCs w:val="24"/>
        </w:rPr>
        <w:t xml:space="preserve">. </w:t>
      </w:r>
      <w:r w:rsidRPr="57CA6D0B" w:rsidR="00E32B34">
        <w:rPr>
          <w:rFonts w:ascii="Times New Roman" w:hAnsi="Times New Roman" w:eastAsia="Times New Roman" w:cs="Times New Roman"/>
          <w:sz w:val="24"/>
          <w:szCs w:val="24"/>
        </w:rPr>
        <w:t xml:space="preserve">However, </w:t>
      </w:r>
      <w:r w:rsidRPr="57CA6D0B" w:rsidR="20B2A7D4">
        <w:rPr>
          <w:rFonts w:ascii="Times New Roman" w:hAnsi="Times New Roman" w:eastAsia="Times New Roman" w:cs="Times New Roman"/>
          <w:sz w:val="24"/>
          <w:szCs w:val="24"/>
        </w:rPr>
        <w:t xml:space="preserve">Che’s </w:t>
      </w:r>
      <w:r w:rsidRPr="57CA6D0B" w:rsidR="00E32B34">
        <w:rPr>
          <w:rFonts w:ascii="Times New Roman" w:hAnsi="Times New Roman" w:eastAsia="Times New Roman" w:cs="Times New Roman"/>
          <w:sz w:val="24"/>
          <w:szCs w:val="24"/>
        </w:rPr>
        <w:t>failure to consider the broader dyn</w:t>
      </w:r>
      <w:r w:rsidRPr="57CA6D0B" w:rsidR="00E32B34">
        <w:rPr>
          <w:rFonts w:ascii="Times New Roman" w:hAnsi="Times New Roman" w:eastAsia="Times New Roman" w:cs="Times New Roman"/>
          <w:sz w:val="24"/>
          <w:szCs w:val="24"/>
        </w:rPr>
        <w:t>amics</w:t>
      </w:r>
      <w:r w:rsidRPr="57CA6D0B" w:rsidR="004C2E0D">
        <w:rPr>
          <w:rFonts w:ascii="Times New Roman" w:hAnsi="Times New Roman" w:eastAsia="Times New Roman" w:cs="Times New Roman"/>
          <w:sz w:val="24"/>
          <w:szCs w:val="24"/>
        </w:rPr>
        <w:t xml:space="preserve"> of the Cuban </w:t>
      </w:r>
      <w:r w:rsidRPr="57CA6D0B" w:rsidR="301BF7E1">
        <w:rPr>
          <w:rFonts w:ascii="Times New Roman" w:hAnsi="Times New Roman" w:eastAsia="Times New Roman" w:cs="Times New Roman"/>
          <w:sz w:val="24"/>
          <w:szCs w:val="24"/>
        </w:rPr>
        <w:t>Revolution</w:t>
      </w:r>
      <w:r w:rsidRPr="57CA6D0B" w:rsidR="004C2E0D">
        <w:rPr>
          <w:rFonts w:ascii="Times New Roman" w:hAnsi="Times New Roman" w:eastAsia="Times New Roman" w:cs="Times New Roman"/>
          <w:sz w:val="24"/>
          <w:szCs w:val="24"/>
        </w:rPr>
        <w:t xml:space="preserve"> </w:t>
      </w:r>
      <w:r w:rsidRPr="57CA6D0B" w:rsidR="004C2E0D">
        <w:rPr>
          <w:rFonts w:ascii="Times New Roman" w:hAnsi="Times New Roman" w:eastAsia="Times New Roman" w:cs="Times New Roman"/>
          <w:sz w:val="24"/>
          <w:szCs w:val="24"/>
        </w:rPr>
        <w:t>ultimately contributed</w:t>
      </w:r>
      <w:r w:rsidRPr="57CA6D0B" w:rsidR="004C2E0D">
        <w:rPr>
          <w:rFonts w:ascii="Times New Roman" w:hAnsi="Times New Roman" w:eastAsia="Times New Roman" w:cs="Times New Roman"/>
          <w:sz w:val="24"/>
          <w:szCs w:val="24"/>
        </w:rPr>
        <w:t xml:space="preserve"> to his unsuccessful campaign </w:t>
      </w:r>
      <w:r w:rsidRPr="57CA6D0B" w:rsidR="20B2A7D4">
        <w:rPr>
          <w:rFonts w:ascii="Times New Roman" w:hAnsi="Times New Roman" w:eastAsia="Times New Roman" w:cs="Times New Roman"/>
          <w:sz w:val="24"/>
          <w:szCs w:val="24"/>
        </w:rPr>
        <w:t>in Bolivia</w:t>
      </w:r>
      <w:r w:rsidRPr="57CA6D0B" w:rsidR="008747C0">
        <w:rPr>
          <w:rFonts w:ascii="Times New Roman" w:hAnsi="Times New Roman" w:eastAsia="Times New Roman" w:cs="Times New Roman"/>
          <w:sz w:val="24"/>
          <w:szCs w:val="24"/>
        </w:rPr>
        <w:t>.</w:t>
      </w:r>
      <w:r w:rsidRPr="57CA6D0B" w:rsidR="20B2A7D4">
        <w:rPr>
          <w:rFonts w:ascii="Times New Roman" w:hAnsi="Times New Roman" w:eastAsia="Times New Roman" w:cs="Times New Roman"/>
          <w:sz w:val="24"/>
          <w:szCs w:val="24"/>
        </w:rPr>
        <w:t xml:space="preserve"> </w:t>
      </w:r>
      <w:r w:rsidRPr="57CA6D0B" w:rsidR="008747C0">
        <w:rPr>
          <w:rFonts w:ascii="Times New Roman" w:hAnsi="Times New Roman" w:eastAsia="Times New Roman" w:cs="Times New Roman"/>
          <w:sz w:val="24"/>
          <w:szCs w:val="24"/>
        </w:rPr>
        <w:t>T</w:t>
      </w:r>
      <w:r w:rsidRPr="57CA6D0B" w:rsidR="20B2A7D4">
        <w:rPr>
          <w:rFonts w:ascii="Times New Roman" w:hAnsi="Times New Roman" w:eastAsia="Times New Roman" w:cs="Times New Roman"/>
          <w:sz w:val="24"/>
          <w:szCs w:val="24"/>
        </w:rPr>
        <w:t>he d</w:t>
      </w:r>
      <w:r w:rsidRPr="57CA6D0B" w:rsidR="008747C0">
        <w:rPr>
          <w:rFonts w:ascii="Times New Roman" w:hAnsi="Times New Roman" w:eastAsia="Times New Roman" w:cs="Times New Roman"/>
          <w:sz w:val="24"/>
          <w:szCs w:val="24"/>
        </w:rPr>
        <w:t>istinctions</w:t>
      </w:r>
      <w:r w:rsidRPr="57CA6D0B" w:rsidR="20B2A7D4">
        <w:rPr>
          <w:rFonts w:ascii="Times New Roman" w:hAnsi="Times New Roman" w:eastAsia="Times New Roman" w:cs="Times New Roman"/>
          <w:sz w:val="24"/>
          <w:szCs w:val="24"/>
        </w:rPr>
        <w:t xml:space="preserve"> between the July 26th Movement and the </w:t>
      </w:r>
      <w:r w:rsidRPr="57CA6D0B" w:rsidR="20B2A7D4">
        <w:rPr>
          <w:rFonts w:ascii="Times New Roman" w:hAnsi="Times New Roman" w:eastAsia="Times New Roman" w:cs="Times New Roman"/>
          <w:sz w:val="24"/>
          <w:szCs w:val="24"/>
        </w:rPr>
        <w:t>MNR Revolution,</w:t>
      </w:r>
      <w:r w:rsidRPr="57CA6D0B" w:rsidR="008747C0">
        <w:rPr>
          <w:rFonts w:ascii="Times New Roman" w:hAnsi="Times New Roman" w:eastAsia="Times New Roman" w:cs="Times New Roman"/>
          <w:sz w:val="24"/>
          <w:szCs w:val="24"/>
        </w:rPr>
        <w:t xml:space="preserve"> and the factors he overlooked highlight the complexities of revolutionary success</w:t>
      </w:r>
      <w:r w:rsidRPr="57CA6D0B" w:rsidR="20B2A7D4">
        <w:rPr>
          <w:rFonts w:ascii="Times New Roman" w:hAnsi="Times New Roman" w:eastAsia="Times New Roman" w:cs="Times New Roman"/>
          <w:sz w:val="24"/>
          <w:szCs w:val="24"/>
        </w:rPr>
        <w:t>.</w:t>
      </w:r>
    </w:p>
    <w:p w:rsidR="74569D52" w:rsidP="57CA6D0B" w:rsidRDefault="74569D52" w14:paraId="75ECD60A" w14:textId="1EFB98B5">
      <w:pPr>
        <w:spacing w:line="480" w:lineRule="auto"/>
        <w:jc w:val="center"/>
        <w:rPr>
          <w:rFonts w:ascii="Times New Roman" w:hAnsi="Times New Roman" w:eastAsia="Times New Roman" w:cs="Times New Roman"/>
          <w:sz w:val="24"/>
          <w:szCs w:val="24"/>
        </w:rPr>
      </w:pPr>
      <w:r w:rsidRPr="57CA6D0B" w:rsidR="74569D52">
        <w:rPr>
          <w:rFonts w:ascii="Times New Roman" w:hAnsi="Times New Roman" w:eastAsia="Times New Roman" w:cs="Times New Roman"/>
          <w:sz w:val="24"/>
          <w:szCs w:val="24"/>
        </w:rPr>
        <w:t xml:space="preserve">The Bolivian Campaign  </w:t>
      </w:r>
    </w:p>
    <w:p w:rsidR="74569D52" w:rsidP="57CA6D0B" w:rsidRDefault="11CDBCAA" w14:paraId="03B0E0F4" w14:textId="189EECCA">
      <w:pPr>
        <w:spacing w:line="480" w:lineRule="auto"/>
        <w:ind w:firstLine="720"/>
        <w:rPr>
          <w:rFonts w:ascii="Times New Roman" w:hAnsi="Times New Roman" w:eastAsia="Times New Roman" w:cs="Times New Roman"/>
          <w:sz w:val="24"/>
          <w:szCs w:val="24"/>
        </w:rPr>
      </w:pPr>
      <w:r w:rsidRPr="57CA6D0B" w:rsidR="11CDBCAA">
        <w:rPr>
          <w:rFonts w:ascii="Times New Roman" w:hAnsi="Times New Roman" w:eastAsia="Times New Roman" w:cs="Times New Roman"/>
          <w:sz w:val="24"/>
          <w:szCs w:val="24"/>
        </w:rPr>
        <w:t xml:space="preserve">What </w:t>
      </w:r>
      <w:r w:rsidRPr="57CA6D0B" w:rsidR="00491EEB">
        <w:rPr>
          <w:rFonts w:ascii="Times New Roman" w:hAnsi="Times New Roman" w:eastAsia="Times New Roman" w:cs="Times New Roman"/>
          <w:sz w:val="24"/>
          <w:szCs w:val="24"/>
        </w:rPr>
        <w:t>led to the</w:t>
      </w:r>
      <w:r w:rsidRPr="57CA6D0B" w:rsidR="11CDBCAA">
        <w:rPr>
          <w:rFonts w:ascii="Times New Roman" w:hAnsi="Times New Roman" w:eastAsia="Times New Roman" w:cs="Times New Roman"/>
          <w:sz w:val="24"/>
          <w:szCs w:val="24"/>
        </w:rPr>
        <w:t xml:space="preserve"> failure and death of Che Guevara</w:t>
      </w:r>
      <w:r w:rsidRPr="57CA6D0B" w:rsidR="3457A0D7">
        <w:rPr>
          <w:rFonts w:ascii="Times New Roman" w:hAnsi="Times New Roman" w:eastAsia="Times New Roman" w:cs="Times New Roman"/>
          <w:sz w:val="24"/>
          <w:szCs w:val="24"/>
        </w:rPr>
        <w:t>?</w:t>
      </w:r>
      <w:r w:rsidRPr="57CA6D0B" w:rsidR="11CDBCAA">
        <w:rPr>
          <w:rFonts w:ascii="Times New Roman" w:hAnsi="Times New Roman" w:eastAsia="Times New Roman" w:cs="Times New Roman"/>
          <w:sz w:val="24"/>
          <w:szCs w:val="24"/>
        </w:rPr>
        <w:t xml:space="preserve">  </w:t>
      </w:r>
      <w:r w:rsidRPr="57CA6D0B" w:rsidR="11CDBCAA">
        <w:rPr>
          <w:rFonts w:ascii="Times New Roman" w:hAnsi="Times New Roman" w:eastAsia="Times New Roman" w:cs="Times New Roman"/>
          <w:sz w:val="24"/>
          <w:szCs w:val="24"/>
        </w:rPr>
        <w:t xml:space="preserve">In 1966, Che Guevara </w:t>
      </w:r>
      <w:r w:rsidRPr="57CA6D0B" w:rsidR="00094C87">
        <w:rPr>
          <w:rFonts w:ascii="Times New Roman" w:hAnsi="Times New Roman" w:eastAsia="Times New Roman" w:cs="Times New Roman"/>
          <w:sz w:val="24"/>
          <w:szCs w:val="24"/>
        </w:rPr>
        <w:t>launched</w:t>
      </w:r>
      <w:r w:rsidRPr="57CA6D0B" w:rsidR="11CDBCAA">
        <w:rPr>
          <w:rFonts w:ascii="Times New Roman" w:hAnsi="Times New Roman" w:eastAsia="Times New Roman" w:cs="Times New Roman"/>
          <w:sz w:val="24"/>
          <w:szCs w:val="24"/>
        </w:rPr>
        <w:t xml:space="preserve"> a guer</w:t>
      </w:r>
      <w:r w:rsidRPr="57CA6D0B" w:rsidR="42EF38CE">
        <w:rPr>
          <w:rFonts w:ascii="Times New Roman" w:hAnsi="Times New Roman" w:eastAsia="Times New Roman" w:cs="Times New Roman"/>
          <w:sz w:val="24"/>
          <w:szCs w:val="24"/>
        </w:rPr>
        <w:t>r</w:t>
      </w:r>
      <w:r w:rsidRPr="57CA6D0B" w:rsidR="11CDBCAA">
        <w:rPr>
          <w:rFonts w:ascii="Times New Roman" w:hAnsi="Times New Roman" w:eastAsia="Times New Roman" w:cs="Times New Roman"/>
          <w:sz w:val="24"/>
          <w:szCs w:val="24"/>
        </w:rPr>
        <w:t xml:space="preserve">illa insurgency in </w:t>
      </w:r>
      <w:r w:rsidRPr="57CA6D0B" w:rsidR="06DEDB81">
        <w:rPr>
          <w:rFonts w:ascii="Times New Roman" w:hAnsi="Times New Roman" w:eastAsia="Times New Roman" w:cs="Times New Roman"/>
          <w:sz w:val="24"/>
          <w:szCs w:val="24"/>
        </w:rPr>
        <w:t>Bolivia</w:t>
      </w:r>
      <w:r w:rsidRPr="57CA6D0B" w:rsidR="00094C87">
        <w:rPr>
          <w:rFonts w:ascii="Times New Roman" w:hAnsi="Times New Roman" w:eastAsia="Times New Roman" w:cs="Times New Roman"/>
          <w:sz w:val="24"/>
          <w:szCs w:val="24"/>
        </w:rPr>
        <w:t xml:space="preserve">, </w:t>
      </w:r>
      <w:r w:rsidRPr="57CA6D0B" w:rsidR="00584707">
        <w:rPr>
          <w:rFonts w:ascii="Times New Roman" w:hAnsi="Times New Roman" w:eastAsia="Times New Roman" w:cs="Times New Roman"/>
          <w:sz w:val="24"/>
          <w:szCs w:val="24"/>
        </w:rPr>
        <w:t>a country where h</w:t>
      </w:r>
      <w:r w:rsidRPr="57CA6D0B" w:rsidR="11CDBCAA">
        <w:rPr>
          <w:rFonts w:ascii="Times New Roman" w:hAnsi="Times New Roman" w:eastAsia="Times New Roman" w:cs="Times New Roman"/>
          <w:sz w:val="24"/>
          <w:szCs w:val="24"/>
        </w:rPr>
        <w:t>e had</w:t>
      </w:r>
      <w:r w:rsidRPr="57CA6D0B" w:rsidR="5E58EFCB">
        <w:rPr>
          <w:rFonts w:ascii="Times New Roman" w:hAnsi="Times New Roman" w:eastAsia="Times New Roman" w:cs="Times New Roman"/>
          <w:sz w:val="24"/>
          <w:szCs w:val="24"/>
        </w:rPr>
        <w:t xml:space="preserve"> </w:t>
      </w:r>
      <w:r w:rsidRPr="57CA6D0B" w:rsidR="00584707">
        <w:rPr>
          <w:rFonts w:ascii="Times New Roman" w:hAnsi="Times New Roman" w:eastAsia="Times New Roman" w:cs="Times New Roman"/>
          <w:sz w:val="24"/>
          <w:szCs w:val="24"/>
        </w:rPr>
        <w:t xml:space="preserve">previously </w:t>
      </w:r>
      <w:r w:rsidRPr="57CA6D0B" w:rsidR="00584707">
        <w:rPr>
          <w:rFonts w:ascii="Times New Roman" w:hAnsi="Times New Roman" w:eastAsia="Times New Roman" w:cs="Times New Roman"/>
          <w:sz w:val="24"/>
          <w:szCs w:val="24"/>
        </w:rPr>
        <w:t>witnessed</w:t>
      </w:r>
      <w:r w:rsidRPr="57CA6D0B" w:rsidR="00584707">
        <w:rPr>
          <w:rFonts w:ascii="Times New Roman" w:hAnsi="Times New Roman" w:eastAsia="Times New Roman" w:cs="Times New Roman"/>
          <w:sz w:val="24"/>
          <w:szCs w:val="24"/>
        </w:rPr>
        <w:t xml:space="preserve"> </w:t>
      </w:r>
      <w:r w:rsidRPr="57CA6D0B" w:rsidR="11CDBCAA">
        <w:rPr>
          <w:rFonts w:ascii="Times New Roman" w:hAnsi="Times New Roman" w:eastAsia="Times New Roman" w:cs="Times New Roman"/>
          <w:sz w:val="24"/>
          <w:szCs w:val="24"/>
        </w:rPr>
        <w:t xml:space="preserve">the MNR revolution </w:t>
      </w:r>
      <w:r w:rsidRPr="57CA6D0B" w:rsidR="00584707">
        <w:rPr>
          <w:rFonts w:ascii="Times New Roman" w:hAnsi="Times New Roman" w:eastAsia="Times New Roman" w:cs="Times New Roman"/>
          <w:sz w:val="24"/>
          <w:szCs w:val="24"/>
        </w:rPr>
        <w:t>just</w:t>
      </w:r>
      <w:r w:rsidRPr="57CA6D0B" w:rsidR="11CDBCAA">
        <w:rPr>
          <w:rFonts w:ascii="Times New Roman" w:hAnsi="Times New Roman" w:eastAsia="Times New Roman" w:cs="Times New Roman"/>
          <w:sz w:val="24"/>
          <w:szCs w:val="24"/>
        </w:rPr>
        <w:t xml:space="preserve"> 14 years </w:t>
      </w:r>
      <w:r w:rsidRPr="57CA6D0B" w:rsidR="00584707">
        <w:rPr>
          <w:rFonts w:ascii="Times New Roman" w:hAnsi="Times New Roman" w:eastAsia="Times New Roman" w:cs="Times New Roman"/>
          <w:sz w:val="24"/>
          <w:szCs w:val="24"/>
        </w:rPr>
        <w:t>earlier</w:t>
      </w:r>
      <w:r w:rsidRPr="57CA6D0B" w:rsidR="11CDBCAA">
        <w:rPr>
          <w:rFonts w:ascii="Times New Roman" w:hAnsi="Times New Roman" w:eastAsia="Times New Roman" w:cs="Times New Roman"/>
          <w:sz w:val="24"/>
          <w:szCs w:val="24"/>
        </w:rPr>
        <w:t xml:space="preserve">. </w:t>
      </w:r>
      <w:r w:rsidRPr="57CA6D0B" w:rsidR="6EE48CF5">
        <w:rPr>
          <w:rFonts w:ascii="Times New Roman" w:hAnsi="Times New Roman" w:eastAsia="Times New Roman" w:cs="Times New Roman"/>
          <w:sz w:val="24"/>
          <w:szCs w:val="24"/>
        </w:rPr>
        <w:t>His time in Bolivia w</w:t>
      </w:r>
      <w:r w:rsidRPr="57CA6D0B" w:rsidR="00CD174B">
        <w:rPr>
          <w:rFonts w:ascii="Times New Roman" w:hAnsi="Times New Roman" w:eastAsia="Times New Roman" w:cs="Times New Roman"/>
          <w:sz w:val="24"/>
          <w:szCs w:val="24"/>
        </w:rPr>
        <w:t xml:space="preserve">as marked by </w:t>
      </w:r>
      <w:r w:rsidRPr="57CA6D0B" w:rsidR="005B653F">
        <w:rPr>
          <w:rFonts w:ascii="Times New Roman" w:hAnsi="Times New Roman" w:eastAsia="Times New Roman" w:cs="Times New Roman"/>
          <w:sz w:val="24"/>
          <w:szCs w:val="24"/>
        </w:rPr>
        <w:t xml:space="preserve">challenges, </w:t>
      </w:r>
      <w:r w:rsidRPr="57CA6D0B" w:rsidR="6EE48CF5">
        <w:rPr>
          <w:rFonts w:ascii="Times New Roman" w:hAnsi="Times New Roman" w:eastAsia="Times New Roman" w:cs="Times New Roman"/>
          <w:sz w:val="24"/>
          <w:szCs w:val="24"/>
        </w:rPr>
        <w:t>and b</w:t>
      </w:r>
      <w:r w:rsidRPr="57CA6D0B" w:rsidR="11CDBCAA">
        <w:rPr>
          <w:rFonts w:ascii="Times New Roman" w:hAnsi="Times New Roman" w:eastAsia="Times New Roman" w:cs="Times New Roman"/>
          <w:sz w:val="24"/>
          <w:szCs w:val="24"/>
        </w:rPr>
        <w:t>y 1967, Che w</w:t>
      </w:r>
      <w:r w:rsidRPr="57CA6D0B" w:rsidR="005B653F">
        <w:rPr>
          <w:rFonts w:ascii="Times New Roman" w:hAnsi="Times New Roman" w:eastAsia="Times New Roman" w:cs="Times New Roman"/>
          <w:sz w:val="24"/>
          <w:szCs w:val="24"/>
        </w:rPr>
        <w:t>as</w:t>
      </w:r>
      <w:r w:rsidRPr="57CA6D0B" w:rsidR="11CDBCAA">
        <w:rPr>
          <w:rFonts w:ascii="Times New Roman" w:hAnsi="Times New Roman" w:eastAsia="Times New Roman" w:cs="Times New Roman"/>
          <w:sz w:val="24"/>
          <w:szCs w:val="24"/>
        </w:rPr>
        <w:t xml:space="preserve"> apprehended and executed by Bolivian forces. </w:t>
      </w:r>
      <w:r w:rsidRPr="57CA6D0B" w:rsidR="005B4559">
        <w:rPr>
          <w:rFonts w:ascii="Times New Roman" w:hAnsi="Times New Roman" w:eastAsia="Times New Roman" w:cs="Times New Roman"/>
          <w:sz w:val="24"/>
          <w:szCs w:val="24"/>
        </w:rPr>
        <w:t>W</w:t>
      </w:r>
      <w:r w:rsidRPr="57CA6D0B" w:rsidR="11CDBCAA">
        <w:rPr>
          <w:rFonts w:ascii="Times New Roman" w:hAnsi="Times New Roman" w:eastAsia="Times New Roman" w:cs="Times New Roman"/>
          <w:sz w:val="24"/>
          <w:szCs w:val="24"/>
        </w:rPr>
        <w:t>hat went wrong? The failure of his insurgency c</w:t>
      </w:r>
      <w:r w:rsidRPr="57CA6D0B" w:rsidR="005B4559">
        <w:rPr>
          <w:rFonts w:ascii="Times New Roman" w:hAnsi="Times New Roman" w:eastAsia="Times New Roman" w:cs="Times New Roman"/>
          <w:sz w:val="24"/>
          <w:szCs w:val="24"/>
        </w:rPr>
        <w:t>an be attributed to several factors</w:t>
      </w:r>
      <w:r w:rsidRPr="57CA6D0B" w:rsidR="11CDBCAA">
        <w:rPr>
          <w:rFonts w:ascii="Times New Roman" w:hAnsi="Times New Roman" w:eastAsia="Times New Roman" w:cs="Times New Roman"/>
          <w:sz w:val="24"/>
          <w:szCs w:val="24"/>
        </w:rPr>
        <w:t>, but</w:t>
      </w:r>
      <w:r w:rsidRPr="57CA6D0B" w:rsidR="11CDBCAA">
        <w:rPr>
          <w:rFonts w:ascii="Times New Roman" w:hAnsi="Times New Roman" w:eastAsia="Times New Roman" w:cs="Times New Roman"/>
          <w:sz w:val="24"/>
          <w:szCs w:val="24"/>
        </w:rPr>
        <w:t xml:space="preserve"> some major themes</w:t>
      </w:r>
      <w:r w:rsidRPr="57CA6D0B" w:rsidR="005B4559">
        <w:rPr>
          <w:rFonts w:ascii="Times New Roman" w:hAnsi="Times New Roman" w:eastAsia="Times New Roman" w:cs="Times New Roman"/>
          <w:sz w:val="24"/>
          <w:szCs w:val="24"/>
        </w:rPr>
        <w:t xml:space="preserve"> stand out</w:t>
      </w:r>
      <w:r w:rsidRPr="57CA6D0B" w:rsidR="11CDBCAA">
        <w:rPr>
          <w:rFonts w:ascii="Times New Roman" w:hAnsi="Times New Roman" w:eastAsia="Times New Roman" w:cs="Times New Roman"/>
          <w:sz w:val="24"/>
          <w:szCs w:val="24"/>
        </w:rPr>
        <w:t xml:space="preserve">. </w:t>
      </w:r>
      <w:r w:rsidRPr="57CA6D0B" w:rsidR="005B4559">
        <w:rPr>
          <w:rFonts w:ascii="Times New Roman" w:hAnsi="Times New Roman" w:eastAsia="Times New Roman" w:cs="Times New Roman"/>
          <w:sz w:val="24"/>
          <w:szCs w:val="24"/>
        </w:rPr>
        <w:t>F</w:t>
      </w:r>
      <w:r w:rsidRPr="57CA6D0B" w:rsidR="11CDBCAA">
        <w:rPr>
          <w:rFonts w:ascii="Times New Roman" w:hAnsi="Times New Roman" w:eastAsia="Times New Roman" w:cs="Times New Roman"/>
          <w:sz w:val="24"/>
          <w:szCs w:val="24"/>
        </w:rPr>
        <w:t xml:space="preserve">irst </w:t>
      </w:r>
      <w:r w:rsidRPr="57CA6D0B" w:rsidR="00583128">
        <w:rPr>
          <w:rFonts w:ascii="Times New Roman" w:hAnsi="Times New Roman" w:eastAsia="Times New Roman" w:cs="Times New Roman"/>
          <w:sz w:val="24"/>
          <w:szCs w:val="24"/>
        </w:rPr>
        <w:t>Che’s</w:t>
      </w:r>
      <w:r w:rsidRPr="57CA6D0B" w:rsidR="11CDBCAA">
        <w:rPr>
          <w:rFonts w:ascii="Times New Roman" w:hAnsi="Times New Roman" w:eastAsia="Times New Roman" w:cs="Times New Roman"/>
          <w:sz w:val="24"/>
          <w:szCs w:val="24"/>
        </w:rPr>
        <w:t xml:space="preserve"> repeated misconceptions about </w:t>
      </w:r>
      <w:r w:rsidRPr="57CA6D0B" w:rsidR="00583128">
        <w:rPr>
          <w:rFonts w:ascii="Times New Roman" w:hAnsi="Times New Roman" w:eastAsia="Times New Roman" w:cs="Times New Roman"/>
          <w:sz w:val="24"/>
          <w:szCs w:val="24"/>
        </w:rPr>
        <w:t xml:space="preserve">the </w:t>
      </w:r>
      <w:r w:rsidRPr="57CA6D0B" w:rsidR="11CDBCAA">
        <w:rPr>
          <w:rFonts w:ascii="Times New Roman" w:hAnsi="Times New Roman" w:eastAsia="Times New Roman" w:cs="Times New Roman"/>
          <w:sz w:val="24"/>
          <w:szCs w:val="24"/>
        </w:rPr>
        <w:t>peasant</w:t>
      </w:r>
      <w:r w:rsidRPr="57CA6D0B" w:rsidR="00583128">
        <w:rPr>
          <w:rFonts w:ascii="Times New Roman" w:hAnsi="Times New Roman" w:eastAsia="Times New Roman" w:cs="Times New Roman"/>
          <w:sz w:val="24"/>
          <w:szCs w:val="24"/>
        </w:rPr>
        <w:t xml:space="preserve">ry, stemming from </w:t>
      </w:r>
      <w:r w:rsidRPr="57CA6D0B" w:rsidR="11CDBCAA">
        <w:rPr>
          <w:rFonts w:ascii="Times New Roman" w:hAnsi="Times New Roman" w:eastAsia="Times New Roman" w:cs="Times New Roman"/>
          <w:sz w:val="24"/>
          <w:szCs w:val="24"/>
        </w:rPr>
        <w:t>his earlier travels</w:t>
      </w:r>
      <w:r w:rsidRPr="57CA6D0B" w:rsidR="00FF6143">
        <w:rPr>
          <w:rFonts w:ascii="Times New Roman" w:hAnsi="Times New Roman" w:eastAsia="Times New Roman" w:cs="Times New Roman"/>
          <w:sz w:val="24"/>
          <w:szCs w:val="24"/>
        </w:rPr>
        <w:t>, played a critical role</w:t>
      </w:r>
      <w:r w:rsidRPr="57CA6D0B" w:rsidR="11CDBCAA">
        <w:rPr>
          <w:rFonts w:ascii="Times New Roman" w:hAnsi="Times New Roman" w:eastAsia="Times New Roman" w:cs="Times New Roman"/>
          <w:sz w:val="24"/>
          <w:szCs w:val="24"/>
        </w:rPr>
        <w:t>. Second</w:t>
      </w:r>
      <w:r w:rsidRPr="57CA6D0B" w:rsidR="11CDBCAA">
        <w:rPr>
          <w:rFonts w:ascii="Times New Roman" w:hAnsi="Times New Roman" w:eastAsia="Times New Roman" w:cs="Times New Roman"/>
          <w:sz w:val="24"/>
          <w:szCs w:val="24"/>
        </w:rPr>
        <w:t xml:space="preserve">, </w:t>
      </w:r>
      <w:r w:rsidRPr="57CA6D0B" w:rsidR="00321291">
        <w:rPr>
          <w:rFonts w:ascii="Times New Roman" w:hAnsi="Times New Roman" w:eastAsia="Times New Roman" w:cs="Times New Roman"/>
          <w:sz w:val="24"/>
          <w:szCs w:val="24"/>
        </w:rPr>
        <w:t xml:space="preserve">his inability to adapt his tactics and </w:t>
      </w:r>
      <w:r w:rsidRPr="57CA6D0B" w:rsidR="11CDBCAA">
        <w:rPr>
          <w:rFonts w:ascii="Times New Roman" w:hAnsi="Times New Roman" w:eastAsia="Times New Roman" w:cs="Times New Roman"/>
          <w:sz w:val="24"/>
          <w:szCs w:val="24"/>
        </w:rPr>
        <w:t xml:space="preserve">differentiate </w:t>
      </w:r>
      <w:r w:rsidRPr="57CA6D0B" w:rsidR="00321291">
        <w:rPr>
          <w:rFonts w:ascii="Times New Roman" w:hAnsi="Times New Roman" w:eastAsia="Times New Roman" w:cs="Times New Roman"/>
          <w:sz w:val="24"/>
          <w:szCs w:val="24"/>
        </w:rPr>
        <w:t xml:space="preserve">his campaign from the principles outlined in </w:t>
      </w:r>
      <w:r w:rsidRPr="57CA6D0B" w:rsidR="5C1FC73D">
        <w:rPr>
          <w:rFonts w:ascii="Times New Roman" w:hAnsi="Times New Roman" w:eastAsia="Times New Roman" w:cs="Times New Roman"/>
          <w:i w:val="1"/>
          <w:iCs w:val="1"/>
          <w:sz w:val="24"/>
          <w:szCs w:val="24"/>
        </w:rPr>
        <w:t>Guerrilla</w:t>
      </w:r>
      <w:r w:rsidRPr="57CA6D0B" w:rsidR="11CDBCAA">
        <w:rPr>
          <w:rFonts w:ascii="Times New Roman" w:hAnsi="Times New Roman" w:eastAsia="Times New Roman" w:cs="Times New Roman"/>
          <w:i w:val="1"/>
          <w:iCs w:val="1"/>
          <w:sz w:val="24"/>
          <w:szCs w:val="24"/>
        </w:rPr>
        <w:t xml:space="preserve"> Warfare</w:t>
      </w:r>
      <w:r w:rsidRPr="57CA6D0B" w:rsidR="11CDBCAA">
        <w:rPr>
          <w:rFonts w:ascii="Times New Roman" w:hAnsi="Times New Roman" w:eastAsia="Times New Roman" w:cs="Times New Roman"/>
          <w:sz w:val="24"/>
          <w:szCs w:val="24"/>
        </w:rPr>
        <w:t xml:space="preserve"> </w:t>
      </w:r>
      <w:r w:rsidRPr="57CA6D0B" w:rsidR="00321291">
        <w:rPr>
          <w:rFonts w:ascii="Times New Roman" w:hAnsi="Times New Roman" w:eastAsia="Times New Roman" w:cs="Times New Roman"/>
          <w:sz w:val="24"/>
          <w:szCs w:val="24"/>
        </w:rPr>
        <w:t>ham</w:t>
      </w:r>
      <w:r w:rsidRPr="57CA6D0B" w:rsidR="007C225B">
        <w:rPr>
          <w:rFonts w:ascii="Times New Roman" w:hAnsi="Times New Roman" w:eastAsia="Times New Roman" w:cs="Times New Roman"/>
          <w:sz w:val="24"/>
          <w:szCs w:val="24"/>
        </w:rPr>
        <w:t>pered his efforts</w:t>
      </w:r>
      <w:r w:rsidRPr="57CA6D0B" w:rsidR="11CDBCAA">
        <w:rPr>
          <w:rFonts w:ascii="Times New Roman" w:hAnsi="Times New Roman" w:eastAsia="Times New Roman" w:cs="Times New Roman"/>
          <w:sz w:val="24"/>
          <w:szCs w:val="24"/>
        </w:rPr>
        <w:t xml:space="preserve">. </w:t>
      </w:r>
      <w:r w:rsidRPr="57CA6D0B" w:rsidR="007C225B">
        <w:rPr>
          <w:rFonts w:ascii="Times New Roman" w:hAnsi="Times New Roman" w:eastAsia="Times New Roman" w:cs="Times New Roman"/>
          <w:sz w:val="24"/>
          <w:szCs w:val="24"/>
        </w:rPr>
        <w:t>Finally</w:t>
      </w:r>
      <w:r w:rsidRPr="57CA6D0B" w:rsidR="11CDBCAA">
        <w:rPr>
          <w:rFonts w:ascii="Times New Roman" w:hAnsi="Times New Roman" w:eastAsia="Times New Roman" w:cs="Times New Roman"/>
          <w:sz w:val="24"/>
          <w:szCs w:val="24"/>
        </w:rPr>
        <w:t xml:space="preserve">, Che’s failure to </w:t>
      </w:r>
      <w:r w:rsidRPr="57CA6D0B" w:rsidR="11CDBCAA">
        <w:rPr>
          <w:rFonts w:ascii="Times New Roman" w:hAnsi="Times New Roman" w:eastAsia="Times New Roman" w:cs="Times New Roman"/>
          <w:sz w:val="24"/>
          <w:szCs w:val="24"/>
        </w:rPr>
        <w:t>establish</w:t>
      </w:r>
      <w:r w:rsidRPr="57CA6D0B" w:rsidR="11CDBCAA">
        <w:rPr>
          <w:rFonts w:ascii="Times New Roman" w:hAnsi="Times New Roman" w:eastAsia="Times New Roman" w:cs="Times New Roman"/>
          <w:sz w:val="24"/>
          <w:szCs w:val="24"/>
        </w:rPr>
        <w:t xml:space="preserve"> a </w:t>
      </w:r>
      <w:r w:rsidRPr="57CA6D0B" w:rsidR="007C225B">
        <w:rPr>
          <w:rFonts w:ascii="Times New Roman" w:hAnsi="Times New Roman" w:eastAsia="Times New Roman" w:cs="Times New Roman"/>
          <w:sz w:val="24"/>
          <w:szCs w:val="24"/>
        </w:rPr>
        <w:t xml:space="preserve">meaningful </w:t>
      </w:r>
      <w:r w:rsidRPr="57CA6D0B" w:rsidR="11CDBCAA">
        <w:rPr>
          <w:rFonts w:ascii="Times New Roman" w:hAnsi="Times New Roman" w:eastAsia="Times New Roman" w:cs="Times New Roman"/>
          <w:sz w:val="24"/>
          <w:szCs w:val="24"/>
        </w:rPr>
        <w:t>relationship with</w:t>
      </w:r>
      <w:r w:rsidRPr="57CA6D0B" w:rsidR="11CDBCAA">
        <w:rPr>
          <w:rFonts w:ascii="Times New Roman" w:hAnsi="Times New Roman" w:eastAsia="Times New Roman" w:cs="Times New Roman"/>
          <w:sz w:val="24"/>
          <w:szCs w:val="24"/>
        </w:rPr>
        <w:t xml:space="preserve"> the peasantry</w:t>
      </w:r>
      <w:r w:rsidRPr="57CA6D0B" w:rsidR="007C225B">
        <w:rPr>
          <w:rFonts w:ascii="Times New Roman" w:hAnsi="Times New Roman" w:eastAsia="Times New Roman" w:cs="Times New Roman"/>
          <w:sz w:val="24"/>
          <w:szCs w:val="24"/>
        </w:rPr>
        <w:t>—the group he identified as central to</w:t>
      </w:r>
      <w:r w:rsidRPr="57CA6D0B" w:rsidR="004E6FA9">
        <w:rPr>
          <w:rFonts w:ascii="Times New Roman" w:hAnsi="Times New Roman" w:eastAsia="Times New Roman" w:cs="Times New Roman"/>
          <w:sz w:val="24"/>
          <w:szCs w:val="24"/>
        </w:rPr>
        <w:t xml:space="preserve"> revolutionary success </w:t>
      </w:r>
      <w:r w:rsidRPr="57CA6D0B" w:rsidR="11CDBCAA">
        <w:rPr>
          <w:rFonts w:ascii="Times New Roman" w:hAnsi="Times New Roman" w:eastAsia="Times New Roman" w:cs="Times New Roman"/>
          <w:sz w:val="24"/>
          <w:szCs w:val="24"/>
        </w:rPr>
        <w:t>in his writings</w:t>
      </w:r>
      <w:r w:rsidRPr="57CA6D0B" w:rsidR="004E6FA9">
        <w:rPr>
          <w:rFonts w:ascii="Times New Roman" w:hAnsi="Times New Roman" w:eastAsia="Times New Roman" w:cs="Times New Roman"/>
          <w:sz w:val="24"/>
          <w:szCs w:val="24"/>
        </w:rPr>
        <w:t>—sealed his fat</w:t>
      </w:r>
      <w:r w:rsidRPr="57CA6D0B" w:rsidR="004E6FA9">
        <w:rPr>
          <w:rFonts w:ascii="Times New Roman" w:hAnsi="Times New Roman" w:eastAsia="Times New Roman" w:cs="Times New Roman"/>
          <w:sz w:val="24"/>
          <w:szCs w:val="24"/>
        </w:rPr>
        <w:t>e.</w:t>
      </w:r>
      <w:r w:rsidRPr="57CA6D0B" w:rsidR="11CDBCAA">
        <w:rPr>
          <w:rFonts w:ascii="Times New Roman" w:hAnsi="Times New Roman" w:eastAsia="Times New Roman" w:cs="Times New Roman"/>
          <w:sz w:val="24"/>
          <w:szCs w:val="24"/>
        </w:rPr>
        <w:t xml:space="preserve"> </w:t>
      </w:r>
      <w:r w:rsidRPr="57CA6D0B" w:rsidR="11CDBCAA">
        <w:rPr>
          <w:rFonts w:ascii="Times New Roman" w:hAnsi="Times New Roman" w:eastAsia="Times New Roman" w:cs="Times New Roman"/>
          <w:sz w:val="24"/>
          <w:szCs w:val="24"/>
        </w:rPr>
        <w:t xml:space="preserve">Che’s failure in Bolivia </w:t>
      </w:r>
      <w:r w:rsidRPr="57CA6D0B" w:rsidR="003C2BF6">
        <w:rPr>
          <w:rFonts w:ascii="Times New Roman" w:hAnsi="Times New Roman" w:eastAsia="Times New Roman" w:cs="Times New Roman"/>
          <w:sz w:val="24"/>
          <w:szCs w:val="24"/>
        </w:rPr>
        <w:t>stemmed from</w:t>
      </w:r>
      <w:r w:rsidRPr="57CA6D0B" w:rsidR="11CDBCAA">
        <w:rPr>
          <w:rFonts w:ascii="Times New Roman" w:hAnsi="Times New Roman" w:eastAsia="Times New Roman" w:cs="Times New Roman"/>
          <w:sz w:val="24"/>
          <w:szCs w:val="24"/>
        </w:rPr>
        <w:t xml:space="preserve"> his misunderstanding</w:t>
      </w:r>
      <w:r w:rsidRPr="57CA6D0B" w:rsidR="003C2BF6">
        <w:rPr>
          <w:rFonts w:ascii="Times New Roman" w:hAnsi="Times New Roman" w:eastAsia="Times New Roman" w:cs="Times New Roman"/>
          <w:sz w:val="24"/>
          <w:szCs w:val="24"/>
        </w:rPr>
        <w:t>s</w:t>
      </w:r>
      <w:r w:rsidRPr="57CA6D0B" w:rsidR="11CDBCAA">
        <w:rPr>
          <w:rFonts w:ascii="Times New Roman" w:hAnsi="Times New Roman" w:eastAsia="Times New Roman" w:cs="Times New Roman"/>
          <w:sz w:val="24"/>
          <w:szCs w:val="24"/>
        </w:rPr>
        <w:t xml:space="preserve"> and misconceptions about the peasantry,</w:t>
      </w:r>
      <w:r w:rsidRPr="57CA6D0B" w:rsidR="003C2BF6">
        <w:rPr>
          <w:rFonts w:ascii="Times New Roman" w:hAnsi="Times New Roman" w:eastAsia="Times New Roman" w:cs="Times New Roman"/>
          <w:sz w:val="24"/>
          <w:szCs w:val="24"/>
        </w:rPr>
        <w:t xml:space="preserve"> his</w:t>
      </w:r>
      <w:r w:rsidRPr="57CA6D0B" w:rsidR="11CDBCAA">
        <w:rPr>
          <w:rFonts w:ascii="Times New Roman" w:hAnsi="Times New Roman" w:eastAsia="Times New Roman" w:cs="Times New Roman"/>
          <w:sz w:val="24"/>
          <w:szCs w:val="24"/>
        </w:rPr>
        <w:t xml:space="preserve"> inability to </w:t>
      </w:r>
      <w:r w:rsidRPr="57CA6D0B" w:rsidR="003C2BF6">
        <w:rPr>
          <w:rFonts w:ascii="Times New Roman" w:hAnsi="Times New Roman" w:eastAsia="Times New Roman" w:cs="Times New Roman"/>
          <w:sz w:val="24"/>
          <w:szCs w:val="24"/>
        </w:rPr>
        <w:t>ada</w:t>
      </w:r>
      <w:r w:rsidRPr="57CA6D0B" w:rsidR="003C2BF6">
        <w:rPr>
          <w:rFonts w:ascii="Times New Roman" w:hAnsi="Times New Roman" w:eastAsia="Times New Roman" w:cs="Times New Roman"/>
          <w:sz w:val="24"/>
          <w:szCs w:val="24"/>
        </w:rPr>
        <w:t xml:space="preserve">pt his </w:t>
      </w:r>
      <w:r w:rsidRPr="57CA6D0B" w:rsidR="11CDBCAA">
        <w:rPr>
          <w:rFonts w:ascii="Times New Roman" w:hAnsi="Times New Roman" w:eastAsia="Times New Roman" w:cs="Times New Roman"/>
          <w:sz w:val="24"/>
          <w:szCs w:val="24"/>
        </w:rPr>
        <w:t xml:space="preserve">tactics, and </w:t>
      </w:r>
      <w:r w:rsidRPr="57CA6D0B" w:rsidR="003C2BF6">
        <w:rPr>
          <w:rFonts w:ascii="Times New Roman" w:hAnsi="Times New Roman" w:eastAsia="Times New Roman" w:cs="Times New Roman"/>
          <w:sz w:val="24"/>
          <w:szCs w:val="24"/>
        </w:rPr>
        <w:t>his lac</w:t>
      </w:r>
      <w:r w:rsidRPr="57CA6D0B" w:rsidR="00C52388">
        <w:rPr>
          <w:rFonts w:ascii="Times New Roman" w:hAnsi="Times New Roman" w:eastAsia="Times New Roman" w:cs="Times New Roman"/>
          <w:sz w:val="24"/>
          <w:szCs w:val="24"/>
        </w:rPr>
        <w:t>k</w:t>
      </w:r>
      <w:r w:rsidRPr="57CA6D0B" w:rsidR="003C2BF6">
        <w:rPr>
          <w:rFonts w:ascii="Times New Roman" w:hAnsi="Times New Roman" w:eastAsia="Times New Roman" w:cs="Times New Roman"/>
          <w:sz w:val="24"/>
          <w:szCs w:val="24"/>
        </w:rPr>
        <w:t xml:space="preserve"> of success in mobilizing the very group</w:t>
      </w:r>
      <w:r w:rsidRPr="57CA6D0B" w:rsidR="11CDBCAA">
        <w:rPr>
          <w:rFonts w:ascii="Times New Roman" w:hAnsi="Times New Roman" w:eastAsia="Times New Roman" w:cs="Times New Roman"/>
          <w:sz w:val="24"/>
          <w:szCs w:val="24"/>
        </w:rPr>
        <w:t xml:space="preserve"> he </w:t>
      </w:r>
      <w:r w:rsidRPr="57CA6D0B" w:rsidR="003C2BF6">
        <w:rPr>
          <w:rFonts w:ascii="Times New Roman" w:hAnsi="Times New Roman" w:eastAsia="Times New Roman" w:cs="Times New Roman"/>
          <w:sz w:val="24"/>
          <w:szCs w:val="24"/>
        </w:rPr>
        <w:t>identified</w:t>
      </w:r>
      <w:r w:rsidRPr="57CA6D0B" w:rsidR="11CDBCAA">
        <w:rPr>
          <w:rFonts w:ascii="Times New Roman" w:hAnsi="Times New Roman" w:eastAsia="Times New Roman" w:cs="Times New Roman"/>
          <w:sz w:val="24"/>
          <w:szCs w:val="24"/>
        </w:rPr>
        <w:t xml:space="preserve"> as the focal point of an insurgency</w:t>
      </w:r>
      <w:r w:rsidRPr="57CA6D0B" w:rsidR="11CDBCAA">
        <w:rPr>
          <w:rFonts w:ascii="Times New Roman" w:hAnsi="Times New Roman" w:eastAsia="Times New Roman" w:cs="Times New Roman"/>
          <w:sz w:val="24"/>
          <w:szCs w:val="24"/>
        </w:rPr>
        <w:t xml:space="preserve">.  </w:t>
      </w:r>
    </w:p>
    <w:p w:rsidR="00A87BF4" w:rsidP="57CA6D0B" w:rsidRDefault="11CDBCAA" w14:paraId="3394D0EB" w14:textId="58227383">
      <w:pPr>
        <w:spacing w:line="480" w:lineRule="auto"/>
        <w:ind w:firstLine="720"/>
        <w:rPr>
          <w:rFonts w:ascii="Times New Roman" w:hAnsi="Times New Roman" w:eastAsia="Times New Roman" w:cs="Times New Roman"/>
          <w:sz w:val="24"/>
          <w:szCs w:val="24"/>
        </w:rPr>
      </w:pPr>
      <w:r w:rsidRPr="57CA6D0B" w:rsidR="11CDBCAA">
        <w:rPr>
          <w:rFonts w:ascii="Times New Roman" w:hAnsi="Times New Roman" w:eastAsia="Times New Roman" w:cs="Times New Roman"/>
          <w:sz w:val="24"/>
          <w:szCs w:val="24"/>
        </w:rPr>
        <w:t xml:space="preserve">From Che’s first travels in Bolivia to his </w:t>
      </w:r>
      <w:r w:rsidRPr="57CA6D0B" w:rsidR="00DD636E">
        <w:rPr>
          <w:rFonts w:ascii="Times New Roman" w:hAnsi="Times New Roman" w:eastAsia="Times New Roman" w:cs="Times New Roman"/>
          <w:sz w:val="24"/>
          <w:szCs w:val="24"/>
        </w:rPr>
        <w:t>final days,</w:t>
      </w:r>
      <w:r w:rsidRPr="57CA6D0B" w:rsidR="00DD636E">
        <w:rPr>
          <w:rFonts w:ascii="Times New Roman" w:hAnsi="Times New Roman" w:eastAsia="Times New Roman" w:cs="Times New Roman"/>
          <w:sz w:val="24"/>
          <w:szCs w:val="24"/>
        </w:rPr>
        <w:t xml:space="preserve"> </w:t>
      </w:r>
      <w:r w:rsidRPr="57CA6D0B" w:rsidR="11CDBCAA">
        <w:rPr>
          <w:rFonts w:ascii="Times New Roman" w:hAnsi="Times New Roman" w:eastAsia="Times New Roman" w:cs="Times New Roman"/>
          <w:sz w:val="24"/>
          <w:szCs w:val="24"/>
        </w:rPr>
        <w:t>his inability to understand the peasantry</w:t>
      </w:r>
      <w:r w:rsidRPr="57CA6D0B" w:rsidR="00CB4194">
        <w:rPr>
          <w:rFonts w:ascii="Times New Roman" w:hAnsi="Times New Roman" w:eastAsia="Times New Roman" w:cs="Times New Roman"/>
          <w:sz w:val="24"/>
          <w:szCs w:val="24"/>
        </w:rPr>
        <w:t xml:space="preserve"> was a defining factor in his failure.</w:t>
      </w:r>
      <w:r w:rsidRPr="57CA6D0B" w:rsidR="11CDBCAA">
        <w:rPr>
          <w:rFonts w:ascii="Times New Roman" w:hAnsi="Times New Roman" w:eastAsia="Times New Roman" w:cs="Times New Roman"/>
          <w:sz w:val="24"/>
          <w:szCs w:val="24"/>
        </w:rPr>
        <w:t xml:space="preserve"> </w:t>
      </w:r>
      <w:r w:rsidRPr="57CA6D0B" w:rsidR="000D40D4">
        <w:rPr>
          <w:rFonts w:ascii="Times New Roman" w:hAnsi="Times New Roman" w:eastAsia="Times New Roman" w:cs="Times New Roman"/>
          <w:sz w:val="24"/>
          <w:szCs w:val="24"/>
        </w:rPr>
        <w:t xml:space="preserve">During his </w:t>
      </w:r>
      <w:r w:rsidRPr="57CA6D0B" w:rsidR="000D40D4">
        <w:rPr>
          <w:rFonts w:ascii="Times New Roman" w:hAnsi="Times New Roman" w:eastAsia="Times New Roman" w:cs="Times New Roman"/>
          <w:sz w:val="24"/>
          <w:szCs w:val="24"/>
        </w:rPr>
        <w:t>initial</w:t>
      </w:r>
      <w:r w:rsidRPr="57CA6D0B" w:rsidR="000D40D4">
        <w:rPr>
          <w:rFonts w:ascii="Times New Roman" w:hAnsi="Times New Roman" w:eastAsia="Times New Roman" w:cs="Times New Roman"/>
          <w:sz w:val="24"/>
          <w:szCs w:val="24"/>
        </w:rPr>
        <w:t xml:space="preserve"> visit, he </w:t>
      </w:r>
      <w:r w:rsidRPr="57CA6D0B" w:rsidR="000D40D4">
        <w:rPr>
          <w:rFonts w:ascii="Times New Roman" w:hAnsi="Times New Roman" w:eastAsia="Times New Roman" w:cs="Times New Roman"/>
          <w:sz w:val="24"/>
          <w:szCs w:val="24"/>
        </w:rPr>
        <w:t>failed to</w:t>
      </w:r>
      <w:r w:rsidRPr="57CA6D0B" w:rsidR="000D40D4">
        <w:rPr>
          <w:rFonts w:ascii="Times New Roman" w:hAnsi="Times New Roman" w:eastAsia="Times New Roman" w:cs="Times New Roman"/>
          <w:sz w:val="24"/>
          <w:szCs w:val="24"/>
        </w:rPr>
        <w:t xml:space="preserve"> bu</w:t>
      </w:r>
      <w:r w:rsidRPr="57CA6D0B" w:rsidR="000D40D4">
        <w:rPr>
          <w:rFonts w:ascii="Times New Roman" w:hAnsi="Times New Roman" w:eastAsia="Times New Roman" w:cs="Times New Roman"/>
          <w:sz w:val="24"/>
          <w:szCs w:val="24"/>
        </w:rPr>
        <w:t xml:space="preserve">ild </w:t>
      </w:r>
      <w:r w:rsidRPr="57CA6D0B" w:rsidR="11CDBCAA">
        <w:rPr>
          <w:rFonts w:ascii="Times New Roman" w:hAnsi="Times New Roman" w:eastAsia="Times New Roman" w:cs="Times New Roman"/>
          <w:sz w:val="24"/>
          <w:szCs w:val="24"/>
        </w:rPr>
        <w:t>any</w:t>
      </w:r>
      <w:r w:rsidRPr="57CA6D0B" w:rsidR="000D40D4">
        <w:rPr>
          <w:rFonts w:ascii="Times New Roman" w:hAnsi="Times New Roman" w:eastAsia="Times New Roman" w:cs="Times New Roman"/>
          <w:sz w:val="24"/>
          <w:szCs w:val="24"/>
        </w:rPr>
        <w:t xml:space="preserve"> meaningful</w:t>
      </w:r>
      <w:r w:rsidRPr="57CA6D0B" w:rsidR="11CDBCAA">
        <w:rPr>
          <w:rFonts w:ascii="Times New Roman" w:hAnsi="Times New Roman" w:eastAsia="Times New Roman" w:cs="Times New Roman"/>
          <w:sz w:val="24"/>
          <w:szCs w:val="24"/>
        </w:rPr>
        <w:t xml:space="preserve"> relationship</w:t>
      </w:r>
      <w:r w:rsidRPr="57CA6D0B" w:rsidR="000D40D4">
        <w:rPr>
          <w:rFonts w:ascii="Times New Roman" w:hAnsi="Times New Roman" w:eastAsia="Times New Roman" w:cs="Times New Roman"/>
          <w:sz w:val="24"/>
          <w:szCs w:val="24"/>
        </w:rPr>
        <w:t>s</w:t>
      </w:r>
      <w:r w:rsidRPr="57CA6D0B" w:rsidR="11CDBCAA">
        <w:rPr>
          <w:rFonts w:ascii="Times New Roman" w:hAnsi="Times New Roman" w:eastAsia="Times New Roman" w:cs="Times New Roman"/>
          <w:sz w:val="24"/>
          <w:szCs w:val="24"/>
        </w:rPr>
        <w:t xml:space="preserve"> with </w:t>
      </w:r>
      <w:r w:rsidRPr="57CA6D0B" w:rsidR="11CDBCAA">
        <w:rPr>
          <w:rFonts w:ascii="Times New Roman" w:hAnsi="Times New Roman" w:eastAsia="Times New Roman" w:cs="Times New Roman"/>
          <w:sz w:val="24"/>
          <w:szCs w:val="24"/>
        </w:rPr>
        <w:t>workers or peasant</w:t>
      </w:r>
      <w:r w:rsidRPr="57CA6D0B" w:rsidR="00BA5A30">
        <w:rPr>
          <w:rFonts w:ascii="Times New Roman" w:hAnsi="Times New Roman" w:eastAsia="Times New Roman" w:cs="Times New Roman"/>
          <w:sz w:val="24"/>
          <w:szCs w:val="24"/>
        </w:rPr>
        <w:t>s</w:t>
      </w:r>
      <w:r w:rsidRPr="57CA6D0B" w:rsidR="11CDBCAA">
        <w:rPr>
          <w:rFonts w:ascii="Times New Roman" w:hAnsi="Times New Roman" w:eastAsia="Times New Roman" w:cs="Times New Roman"/>
          <w:sz w:val="24"/>
          <w:szCs w:val="24"/>
        </w:rPr>
        <w:t xml:space="preserve">. </w:t>
      </w:r>
      <w:r w:rsidRPr="57CA6D0B" w:rsidR="00964AA7">
        <w:rPr>
          <w:rFonts w:ascii="Times New Roman" w:hAnsi="Times New Roman" w:eastAsia="Times New Roman" w:cs="Times New Roman"/>
          <w:sz w:val="24"/>
          <w:szCs w:val="24"/>
        </w:rPr>
        <w:t>T</w:t>
      </w:r>
      <w:r w:rsidRPr="57CA6D0B" w:rsidR="11CDBCAA">
        <w:rPr>
          <w:rFonts w:ascii="Times New Roman" w:hAnsi="Times New Roman" w:eastAsia="Times New Roman" w:cs="Times New Roman"/>
          <w:sz w:val="24"/>
          <w:szCs w:val="24"/>
        </w:rPr>
        <w:t xml:space="preserve">he only peasant he </w:t>
      </w:r>
      <w:r w:rsidRPr="57CA6D0B" w:rsidR="00964AA7">
        <w:rPr>
          <w:rFonts w:ascii="Times New Roman" w:hAnsi="Times New Roman" w:eastAsia="Times New Roman" w:cs="Times New Roman"/>
          <w:sz w:val="24"/>
          <w:szCs w:val="24"/>
        </w:rPr>
        <w:t xml:space="preserve">interacted with </w:t>
      </w:r>
      <w:r w:rsidRPr="57CA6D0B" w:rsidR="11CDBCAA">
        <w:rPr>
          <w:rFonts w:ascii="Times New Roman" w:hAnsi="Times New Roman" w:eastAsia="Times New Roman" w:cs="Times New Roman"/>
          <w:sz w:val="24"/>
          <w:szCs w:val="24"/>
        </w:rPr>
        <w:t xml:space="preserve">was </w:t>
      </w:r>
      <w:r w:rsidRPr="57CA6D0B" w:rsidR="00964AA7">
        <w:rPr>
          <w:rFonts w:ascii="Times New Roman" w:hAnsi="Times New Roman" w:eastAsia="Times New Roman" w:cs="Times New Roman"/>
          <w:sz w:val="24"/>
          <w:szCs w:val="24"/>
        </w:rPr>
        <w:t xml:space="preserve">one </w:t>
      </w:r>
      <w:r w:rsidRPr="57CA6D0B" w:rsidR="11CDBCAA">
        <w:rPr>
          <w:rFonts w:ascii="Times New Roman" w:hAnsi="Times New Roman" w:eastAsia="Times New Roman" w:cs="Times New Roman"/>
          <w:sz w:val="24"/>
          <w:szCs w:val="24"/>
        </w:rPr>
        <w:t xml:space="preserve">he nicknamed “Túpac Amaru,” a </w:t>
      </w:r>
      <w:r w:rsidRPr="57CA6D0B" w:rsidR="00964AA7">
        <w:rPr>
          <w:rFonts w:ascii="Times New Roman" w:hAnsi="Times New Roman" w:eastAsia="Times New Roman" w:cs="Times New Roman"/>
          <w:sz w:val="24"/>
          <w:szCs w:val="24"/>
        </w:rPr>
        <w:t xml:space="preserve">label that mocked the individual rather than respected </w:t>
      </w:r>
      <w:r w:rsidRPr="57CA6D0B" w:rsidR="00964AA7">
        <w:rPr>
          <w:rFonts w:ascii="Times New Roman" w:hAnsi="Times New Roman" w:eastAsia="Times New Roman" w:cs="Times New Roman"/>
          <w:sz w:val="24"/>
          <w:szCs w:val="24"/>
        </w:rPr>
        <w:t>him</w:t>
      </w:r>
      <w:r w:rsidRPr="57CA6D0B" w:rsidR="11CDBCAA">
        <w:rPr>
          <w:rFonts w:ascii="Times New Roman" w:hAnsi="Times New Roman" w:eastAsia="Times New Roman" w:cs="Times New Roman"/>
          <w:sz w:val="24"/>
          <w:szCs w:val="24"/>
        </w:rPr>
        <w:t>.</w:t>
      </w:r>
      <w:r w:rsidRPr="57CA6D0B" w:rsidR="74569D52">
        <w:rPr>
          <w:rStyle w:val="FootnoteReference"/>
          <w:rFonts w:ascii="Times New Roman" w:hAnsi="Times New Roman" w:eastAsia="Times New Roman" w:cs="Times New Roman"/>
          <w:sz w:val="24"/>
          <w:szCs w:val="24"/>
        </w:rPr>
        <w:footnoteReference w:id="71"/>
      </w:r>
      <w:r w:rsidRPr="57CA6D0B" w:rsidR="11CDBCAA">
        <w:rPr>
          <w:rFonts w:ascii="Times New Roman" w:hAnsi="Times New Roman" w:eastAsia="Times New Roman" w:cs="Times New Roman"/>
          <w:sz w:val="24"/>
          <w:szCs w:val="24"/>
        </w:rPr>
        <w:t xml:space="preserve"> A</w:t>
      </w:r>
      <w:r w:rsidRPr="57CA6D0B" w:rsidR="007921AA">
        <w:rPr>
          <w:rFonts w:ascii="Times New Roman" w:hAnsi="Times New Roman" w:eastAsia="Times New Roman" w:cs="Times New Roman"/>
          <w:sz w:val="24"/>
          <w:szCs w:val="24"/>
        </w:rPr>
        <w:t xml:space="preserve">lthough </w:t>
      </w:r>
      <w:r w:rsidRPr="57CA6D0B" w:rsidR="11CDBCAA">
        <w:rPr>
          <w:rFonts w:ascii="Times New Roman" w:hAnsi="Times New Roman" w:eastAsia="Times New Roman" w:cs="Times New Roman"/>
          <w:sz w:val="24"/>
          <w:szCs w:val="24"/>
        </w:rPr>
        <w:t xml:space="preserve">he </w:t>
      </w:r>
      <w:r w:rsidRPr="57CA6D0B" w:rsidR="007921AA">
        <w:rPr>
          <w:rFonts w:ascii="Times New Roman" w:hAnsi="Times New Roman" w:eastAsia="Times New Roman" w:cs="Times New Roman"/>
          <w:sz w:val="24"/>
          <w:szCs w:val="24"/>
        </w:rPr>
        <w:t xml:space="preserve">gained some </w:t>
      </w:r>
      <w:r w:rsidRPr="57CA6D0B" w:rsidR="11CDBCAA">
        <w:rPr>
          <w:rFonts w:ascii="Times New Roman" w:hAnsi="Times New Roman" w:eastAsia="Times New Roman" w:cs="Times New Roman"/>
          <w:sz w:val="24"/>
          <w:szCs w:val="24"/>
        </w:rPr>
        <w:t>understand</w:t>
      </w:r>
      <w:r w:rsidRPr="57CA6D0B" w:rsidR="007921AA">
        <w:rPr>
          <w:rFonts w:ascii="Times New Roman" w:hAnsi="Times New Roman" w:eastAsia="Times New Roman" w:cs="Times New Roman"/>
          <w:sz w:val="24"/>
          <w:szCs w:val="24"/>
        </w:rPr>
        <w:t>ing</w:t>
      </w:r>
      <w:r w:rsidRPr="57CA6D0B" w:rsidR="00A86717">
        <w:rPr>
          <w:rFonts w:ascii="Times New Roman" w:hAnsi="Times New Roman" w:eastAsia="Times New Roman" w:cs="Times New Roman"/>
          <w:sz w:val="24"/>
          <w:szCs w:val="24"/>
        </w:rPr>
        <w:t xml:space="preserve"> of the miners’ struggles</w:t>
      </w:r>
      <w:r w:rsidRPr="57CA6D0B" w:rsidR="00A86717">
        <w:rPr>
          <w:rFonts w:ascii="Times New Roman" w:hAnsi="Times New Roman" w:eastAsia="Times New Roman" w:cs="Times New Roman"/>
          <w:sz w:val="24"/>
          <w:szCs w:val="24"/>
        </w:rPr>
        <w:t xml:space="preserve">, Che never directly worked with the peasantry, a shortcoming that foreshadowed his later </w:t>
      </w:r>
      <w:r w:rsidRPr="57CA6D0B" w:rsidR="00A86717">
        <w:rPr>
          <w:rFonts w:ascii="Times New Roman" w:hAnsi="Times New Roman" w:eastAsia="Times New Roman" w:cs="Times New Roman"/>
          <w:sz w:val="24"/>
          <w:szCs w:val="24"/>
        </w:rPr>
        <w:t>failures</w:t>
      </w:r>
      <w:r w:rsidRPr="57CA6D0B" w:rsidR="11CDBCAA">
        <w:rPr>
          <w:rFonts w:ascii="Times New Roman" w:hAnsi="Times New Roman" w:eastAsia="Times New Roman" w:cs="Times New Roman"/>
          <w:sz w:val="24"/>
          <w:szCs w:val="24"/>
        </w:rPr>
        <w:t>.</w:t>
      </w:r>
      <w:r w:rsidRPr="57CA6D0B" w:rsidR="74569D52">
        <w:rPr>
          <w:rStyle w:val="FootnoteReference"/>
          <w:rFonts w:ascii="Times New Roman" w:hAnsi="Times New Roman" w:eastAsia="Times New Roman" w:cs="Times New Roman"/>
          <w:sz w:val="24"/>
          <w:szCs w:val="24"/>
        </w:rPr>
        <w:footnoteReference w:id="72"/>
      </w:r>
      <w:r w:rsidRPr="57CA6D0B" w:rsidR="5A3C407E">
        <w:rPr>
          <w:rFonts w:ascii="Times New Roman" w:hAnsi="Times New Roman" w:eastAsia="Times New Roman" w:cs="Times New Roman"/>
          <w:sz w:val="24"/>
          <w:szCs w:val="24"/>
        </w:rPr>
        <w:t xml:space="preserve"> </w:t>
      </w:r>
    </w:p>
    <w:p w:rsidR="74569D52" w:rsidP="57CA6D0B" w:rsidRDefault="00A87BF4" w14:paraId="5A7854B6" w14:textId="7B9507EF">
      <w:pPr>
        <w:spacing w:line="480" w:lineRule="auto"/>
        <w:ind w:firstLine="720"/>
        <w:rPr>
          <w:rFonts w:ascii="Times New Roman" w:hAnsi="Times New Roman" w:eastAsia="Times New Roman" w:cs="Times New Roman"/>
          <w:sz w:val="24"/>
          <w:szCs w:val="24"/>
        </w:rPr>
      </w:pPr>
      <w:r w:rsidRPr="57CA6D0B" w:rsidR="00A87BF4">
        <w:rPr>
          <w:rFonts w:ascii="Times New Roman" w:hAnsi="Times New Roman" w:eastAsia="Times New Roman" w:cs="Times New Roman"/>
          <w:sz w:val="24"/>
          <w:szCs w:val="24"/>
        </w:rPr>
        <w:t xml:space="preserve">In his insurgency, </w:t>
      </w:r>
      <w:r w:rsidRPr="57CA6D0B" w:rsidR="11CDBCAA">
        <w:rPr>
          <w:rFonts w:ascii="Times New Roman" w:hAnsi="Times New Roman" w:eastAsia="Times New Roman" w:cs="Times New Roman"/>
          <w:sz w:val="24"/>
          <w:szCs w:val="24"/>
        </w:rPr>
        <w:t xml:space="preserve">Che </w:t>
      </w:r>
      <w:r w:rsidRPr="57CA6D0B" w:rsidR="00A87BF4">
        <w:rPr>
          <w:rFonts w:ascii="Times New Roman" w:hAnsi="Times New Roman" w:eastAsia="Times New Roman" w:cs="Times New Roman"/>
          <w:sz w:val="24"/>
          <w:szCs w:val="24"/>
        </w:rPr>
        <w:t xml:space="preserve">relied heavily on </w:t>
      </w:r>
      <w:r w:rsidRPr="57CA6D0B" w:rsidR="11CDBCAA">
        <w:rPr>
          <w:rFonts w:ascii="Times New Roman" w:hAnsi="Times New Roman" w:eastAsia="Times New Roman" w:cs="Times New Roman"/>
          <w:sz w:val="24"/>
          <w:szCs w:val="24"/>
        </w:rPr>
        <w:t>Cuban</w:t>
      </w:r>
      <w:r w:rsidRPr="57CA6D0B" w:rsidR="00A87BF4">
        <w:rPr>
          <w:rFonts w:ascii="Times New Roman" w:hAnsi="Times New Roman" w:eastAsia="Times New Roman" w:cs="Times New Roman"/>
          <w:sz w:val="24"/>
          <w:szCs w:val="24"/>
        </w:rPr>
        <w:t xml:space="preserve"> </w:t>
      </w:r>
      <w:r w:rsidRPr="57CA6D0B" w:rsidR="11CDBCAA">
        <w:rPr>
          <w:rFonts w:ascii="Times New Roman" w:hAnsi="Times New Roman" w:eastAsia="Times New Roman" w:cs="Times New Roman"/>
          <w:sz w:val="24"/>
          <w:szCs w:val="24"/>
        </w:rPr>
        <w:t xml:space="preserve">leaders, which </w:t>
      </w:r>
      <w:r w:rsidRPr="57CA6D0B" w:rsidR="00A87BF4">
        <w:rPr>
          <w:rFonts w:ascii="Times New Roman" w:hAnsi="Times New Roman" w:eastAsia="Times New Roman" w:cs="Times New Roman"/>
          <w:sz w:val="24"/>
          <w:szCs w:val="24"/>
        </w:rPr>
        <w:t xml:space="preserve">hindered the </w:t>
      </w:r>
      <w:r w:rsidRPr="57CA6D0B" w:rsidR="11CDBCAA">
        <w:rPr>
          <w:rFonts w:ascii="Times New Roman" w:hAnsi="Times New Roman" w:eastAsia="Times New Roman" w:cs="Times New Roman"/>
          <w:sz w:val="24"/>
          <w:szCs w:val="24"/>
        </w:rPr>
        <w:t>spread</w:t>
      </w:r>
      <w:r w:rsidRPr="57CA6D0B" w:rsidR="00A87BF4">
        <w:rPr>
          <w:rFonts w:ascii="Times New Roman" w:hAnsi="Times New Roman" w:eastAsia="Times New Roman" w:cs="Times New Roman"/>
          <w:sz w:val="24"/>
          <w:szCs w:val="24"/>
        </w:rPr>
        <w:t xml:space="preserve"> of revolutionary </w:t>
      </w:r>
      <w:r w:rsidRPr="57CA6D0B" w:rsidR="11CDBCAA">
        <w:rPr>
          <w:rFonts w:ascii="Times New Roman" w:hAnsi="Times New Roman" w:eastAsia="Times New Roman" w:cs="Times New Roman"/>
          <w:sz w:val="24"/>
          <w:szCs w:val="24"/>
        </w:rPr>
        <w:t xml:space="preserve">ideology </w:t>
      </w:r>
      <w:r w:rsidRPr="57CA6D0B" w:rsidR="00A87BF4">
        <w:rPr>
          <w:rFonts w:ascii="Times New Roman" w:hAnsi="Times New Roman" w:eastAsia="Times New Roman" w:cs="Times New Roman"/>
          <w:sz w:val="24"/>
          <w:szCs w:val="24"/>
        </w:rPr>
        <w:t>among</w:t>
      </w:r>
      <w:r w:rsidRPr="57CA6D0B" w:rsidR="11CDBCAA">
        <w:rPr>
          <w:rFonts w:ascii="Times New Roman" w:hAnsi="Times New Roman" w:eastAsia="Times New Roman" w:cs="Times New Roman"/>
          <w:sz w:val="24"/>
          <w:szCs w:val="24"/>
        </w:rPr>
        <w:t xml:space="preserve"> Bolivian</w:t>
      </w:r>
      <w:r w:rsidRPr="57CA6D0B" w:rsidR="00A87BF4">
        <w:rPr>
          <w:rFonts w:ascii="Times New Roman" w:hAnsi="Times New Roman" w:eastAsia="Times New Roman" w:cs="Times New Roman"/>
          <w:sz w:val="24"/>
          <w:szCs w:val="24"/>
        </w:rPr>
        <w:t>s</w:t>
      </w:r>
      <w:r w:rsidRPr="57CA6D0B" w:rsidR="11CDBCAA">
        <w:rPr>
          <w:rFonts w:ascii="Times New Roman" w:hAnsi="Times New Roman" w:eastAsia="Times New Roman" w:cs="Times New Roman"/>
          <w:sz w:val="24"/>
          <w:szCs w:val="24"/>
        </w:rPr>
        <w:t>.</w:t>
      </w:r>
      <w:r w:rsidRPr="57CA6D0B" w:rsidR="74569D52">
        <w:rPr>
          <w:rStyle w:val="FootnoteReference"/>
          <w:rFonts w:ascii="Times New Roman" w:hAnsi="Times New Roman" w:eastAsia="Times New Roman" w:cs="Times New Roman"/>
          <w:sz w:val="24"/>
          <w:szCs w:val="24"/>
        </w:rPr>
        <w:footnoteReference w:id="73"/>
      </w:r>
      <w:r w:rsidRPr="57CA6D0B" w:rsidR="11CDBCAA">
        <w:rPr>
          <w:rFonts w:ascii="Times New Roman" w:hAnsi="Times New Roman" w:eastAsia="Times New Roman" w:cs="Times New Roman"/>
          <w:sz w:val="24"/>
          <w:szCs w:val="24"/>
        </w:rPr>
        <w:t xml:space="preserve"> </w:t>
      </w:r>
      <w:r w:rsidRPr="57CA6D0B" w:rsidR="00860D79">
        <w:rPr>
          <w:rFonts w:ascii="Times New Roman" w:hAnsi="Times New Roman" w:eastAsia="Times New Roman" w:cs="Times New Roman"/>
          <w:sz w:val="24"/>
          <w:szCs w:val="24"/>
        </w:rPr>
        <w:t>This issue</w:t>
      </w:r>
      <w:r w:rsidRPr="57CA6D0B" w:rsidR="00133CFE">
        <w:rPr>
          <w:rFonts w:ascii="Times New Roman" w:hAnsi="Times New Roman" w:eastAsia="Times New Roman" w:cs="Times New Roman"/>
          <w:sz w:val="24"/>
          <w:szCs w:val="24"/>
        </w:rPr>
        <w:t xml:space="preserve"> persisted throughout the</w:t>
      </w:r>
      <w:r w:rsidRPr="57CA6D0B" w:rsidR="11CDBCAA">
        <w:rPr>
          <w:rFonts w:ascii="Times New Roman" w:hAnsi="Times New Roman" w:eastAsia="Times New Roman" w:cs="Times New Roman"/>
          <w:sz w:val="24"/>
          <w:szCs w:val="24"/>
        </w:rPr>
        <w:t xml:space="preserve"> campaign</w:t>
      </w:r>
      <w:r w:rsidRPr="57CA6D0B" w:rsidR="00133CFE">
        <w:rPr>
          <w:rFonts w:ascii="Times New Roman" w:hAnsi="Times New Roman" w:eastAsia="Times New Roman" w:cs="Times New Roman"/>
          <w:sz w:val="24"/>
          <w:szCs w:val="24"/>
        </w:rPr>
        <w:t>,</w:t>
      </w:r>
      <w:r w:rsidRPr="57CA6D0B" w:rsidR="11CDBCAA">
        <w:rPr>
          <w:rFonts w:ascii="Times New Roman" w:hAnsi="Times New Roman" w:eastAsia="Times New Roman" w:cs="Times New Roman"/>
          <w:sz w:val="24"/>
          <w:szCs w:val="24"/>
        </w:rPr>
        <w:t xml:space="preserve"> as</w:t>
      </w:r>
      <w:r w:rsidRPr="57CA6D0B" w:rsidR="00133CFE">
        <w:rPr>
          <w:rFonts w:ascii="Times New Roman" w:hAnsi="Times New Roman" w:eastAsia="Times New Roman" w:cs="Times New Roman"/>
          <w:sz w:val="24"/>
          <w:szCs w:val="24"/>
        </w:rPr>
        <w:t xml:space="preserve"> reflected in</w:t>
      </w:r>
      <w:r w:rsidRPr="57CA6D0B" w:rsidR="11CDBCAA">
        <w:rPr>
          <w:rFonts w:ascii="Times New Roman" w:hAnsi="Times New Roman" w:eastAsia="Times New Roman" w:cs="Times New Roman"/>
          <w:sz w:val="24"/>
          <w:szCs w:val="24"/>
        </w:rPr>
        <w:t xml:space="preserve"> Che</w:t>
      </w:r>
      <w:r w:rsidRPr="57CA6D0B" w:rsidR="00133CFE">
        <w:rPr>
          <w:rFonts w:ascii="Times New Roman" w:hAnsi="Times New Roman" w:eastAsia="Times New Roman" w:cs="Times New Roman"/>
          <w:sz w:val="24"/>
          <w:szCs w:val="24"/>
        </w:rPr>
        <w:t>’s</w:t>
      </w:r>
      <w:r w:rsidRPr="57CA6D0B" w:rsidR="11CDBCAA">
        <w:rPr>
          <w:rFonts w:ascii="Times New Roman" w:hAnsi="Times New Roman" w:eastAsia="Times New Roman" w:cs="Times New Roman"/>
          <w:sz w:val="24"/>
          <w:szCs w:val="24"/>
        </w:rPr>
        <w:t xml:space="preserve"> </w:t>
      </w:r>
      <w:r w:rsidRPr="57CA6D0B" w:rsidR="11CDBCAA">
        <w:rPr>
          <w:rFonts w:ascii="Times New Roman" w:hAnsi="Times New Roman" w:eastAsia="Times New Roman" w:cs="Times New Roman"/>
          <w:sz w:val="24"/>
          <w:szCs w:val="24"/>
        </w:rPr>
        <w:t>diar</w:t>
      </w:r>
      <w:r w:rsidRPr="57CA6D0B" w:rsidR="00133CFE">
        <w:rPr>
          <w:rFonts w:ascii="Times New Roman" w:hAnsi="Times New Roman" w:eastAsia="Times New Roman" w:cs="Times New Roman"/>
          <w:sz w:val="24"/>
          <w:szCs w:val="24"/>
        </w:rPr>
        <w:t>ie</w:t>
      </w:r>
      <w:r w:rsidRPr="57CA6D0B" w:rsidR="004D041C">
        <w:rPr>
          <w:rFonts w:ascii="Times New Roman" w:hAnsi="Times New Roman" w:eastAsia="Times New Roman" w:cs="Times New Roman"/>
          <w:sz w:val="24"/>
          <w:szCs w:val="24"/>
        </w:rPr>
        <w:t>s</w:t>
      </w:r>
      <w:r w:rsidRPr="57CA6D0B" w:rsidR="00133CFE">
        <w:rPr>
          <w:rFonts w:ascii="Times New Roman" w:hAnsi="Times New Roman" w:eastAsia="Times New Roman" w:cs="Times New Roman"/>
          <w:sz w:val="24"/>
          <w:szCs w:val="24"/>
        </w:rPr>
        <w:t>,</w:t>
      </w:r>
      <w:r w:rsidRPr="57CA6D0B" w:rsidR="11CDBCAA">
        <w:rPr>
          <w:rFonts w:ascii="Times New Roman" w:hAnsi="Times New Roman" w:eastAsia="Times New Roman" w:cs="Times New Roman"/>
          <w:sz w:val="24"/>
          <w:szCs w:val="24"/>
        </w:rPr>
        <w:t xml:space="preserve"> </w:t>
      </w:r>
      <w:r w:rsidRPr="57CA6D0B" w:rsidR="004D041C">
        <w:rPr>
          <w:rFonts w:ascii="Times New Roman" w:hAnsi="Times New Roman" w:eastAsia="Times New Roman" w:cs="Times New Roman"/>
          <w:sz w:val="24"/>
          <w:szCs w:val="24"/>
        </w:rPr>
        <w:t xml:space="preserve">where he lamented </w:t>
      </w:r>
      <w:r w:rsidRPr="57CA6D0B" w:rsidR="11CDBCAA">
        <w:rPr>
          <w:rFonts w:ascii="Times New Roman" w:hAnsi="Times New Roman" w:eastAsia="Times New Roman" w:cs="Times New Roman"/>
          <w:sz w:val="24"/>
          <w:szCs w:val="24"/>
        </w:rPr>
        <w:t>be</w:t>
      </w:r>
      <w:r w:rsidRPr="57CA6D0B" w:rsidR="004D041C">
        <w:rPr>
          <w:rFonts w:ascii="Times New Roman" w:hAnsi="Times New Roman" w:eastAsia="Times New Roman" w:cs="Times New Roman"/>
          <w:sz w:val="24"/>
          <w:szCs w:val="24"/>
        </w:rPr>
        <w:t>ing</w:t>
      </w:r>
      <w:r w:rsidRPr="57CA6D0B" w:rsidR="11CDBCAA">
        <w:rPr>
          <w:rFonts w:ascii="Times New Roman" w:hAnsi="Times New Roman" w:eastAsia="Times New Roman" w:cs="Times New Roman"/>
          <w:sz w:val="24"/>
          <w:szCs w:val="24"/>
        </w:rPr>
        <w:t xml:space="preserve"> </w:t>
      </w:r>
      <w:r w:rsidRPr="57CA6D0B" w:rsidR="11CDBCAA">
        <w:rPr>
          <w:rFonts w:ascii="Times New Roman" w:hAnsi="Times New Roman" w:eastAsia="Times New Roman" w:cs="Times New Roman"/>
          <w:sz w:val="24"/>
          <w:szCs w:val="24"/>
        </w:rPr>
        <w:t>cut off from the peasantry and th</w:t>
      </w:r>
      <w:r w:rsidRPr="57CA6D0B" w:rsidR="004D041C">
        <w:rPr>
          <w:rFonts w:ascii="Times New Roman" w:hAnsi="Times New Roman" w:eastAsia="Times New Roman" w:cs="Times New Roman"/>
          <w:sz w:val="24"/>
          <w:szCs w:val="24"/>
        </w:rPr>
        <w:t xml:space="preserve">e lack of </w:t>
      </w:r>
      <w:r w:rsidRPr="57CA6D0B" w:rsidR="11CDBCAA">
        <w:rPr>
          <w:rFonts w:ascii="Times New Roman" w:hAnsi="Times New Roman" w:eastAsia="Times New Roman" w:cs="Times New Roman"/>
          <w:sz w:val="24"/>
          <w:szCs w:val="24"/>
        </w:rPr>
        <w:t>support h</w:t>
      </w:r>
      <w:r w:rsidRPr="57CA6D0B" w:rsidR="004D041C">
        <w:rPr>
          <w:rFonts w:ascii="Times New Roman" w:hAnsi="Times New Roman" w:eastAsia="Times New Roman" w:cs="Times New Roman"/>
          <w:sz w:val="24"/>
          <w:szCs w:val="24"/>
        </w:rPr>
        <w:t>is group received</w:t>
      </w:r>
      <w:r w:rsidRPr="57CA6D0B" w:rsidR="11CDBCAA">
        <w:rPr>
          <w:rFonts w:ascii="Times New Roman" w:hAnsi="Times New Roman" w:eastAsia="Times New Roman" w:cs="Times New Roman"/>
          <w:sz w:val="24"/>
          <w:szCs w:val="24"/>
        </w:rPr>
        <w:t>.</w:t>
      </w:r>
      <w:r w:rsidRPr="57CA6D0B" w:rsidR="74569D52">
        <w:rPr>
          <w:rStyle w:val="FootnoteReference"/>
          <w:rFonts w:ascii="Times New Roman" w:hAnsi="Times New Roman" w:eastAsia="Times New Roman" w:cs="Times New Roman"/>
          <w:sz w:val="24"/>
          <w:szCs w:val="24"/>
        </w:rPr>
        <w:footnoteReference w:id="74"/>
      </w:r>
      <w:r w:rsidRPr="57CA6D0B" w:rsidR="11CDBCAA">
        <w:rPr>
          <w:rFonts w:ascii="Times New Roman" w:hAnsi="Times New Roman" w:eastAsia="Times New Roman" w:cs="Times New Roman"/>
          <w:sz w:val="24"/>
          <w:szCs w:val="24"/>
        </w:rPr>
        <w:t xml:space="preserve"> </w:t>
      </w:r>
      <w:r w:rsidRPr="57CA6D0B" w:rsidR="004D041C">
        <w:rPr>
          <w:rFonts w:ascii="Times New Roman" w:hAnsi="Times New Roman" w:eastAsia="Times New Roman" w:cs="Times New Roman"/>
          <w:sz w:val="24"/>
          <w:szCs w:val="24"/>
        </w:rPr>
        <w:t>His</w:t>
      </w:r>
      <w:r w:rsidRPr="57CA6D0B" w:rsidR="11CDBCAA">
        <w:rPr>
          <w:rFonts w:ascii="Times New Roman" w:hAnsi="Times New Roman" w:eastAsia="Times New Roman" w:cs="Times New Roman"/>
          <w:sz w:val="24"/>
          <w:szCs w:val="24"/>
        </w:rPr>
        <w:t xml:space="preserve"> inability to </w:t>
      </w:r>
      <w:r w:rsidRPr="57CA6D0B" w:rsidR="004D041C">
        <w:rPr>
          <w:rFonts w:ascii="Times New Roman" w:hAnsi="Times New Roman" w:eastAsia="Times New Roman" w:cs="Times New Roman"/>
          <w:sz w:val="24"/>
          <w:szCs w:val="24"/>
        </w:rPr>
        <w:t>recruit local</w:t>
      </w:r>
      <w:r w:rsidRPr="57CA6D0B" w:rsidR="0048685F">
        <w:rPr>
          <w:rFonts w:ascii="Times New Roman" w:hAnsi="Times New Roman" w:eastAsia="Times New Roman" w:cs="Times New Roman"/>
          <w:sz w:val="24"/>
          <w:szCs w:val="24"/>
        </w:rPr>
        <w:t xml:space="preserve"> leaders or connect with the people contributed to his isolation</w:t>
      </w:r>
      <w:r w:rsidRPr="57CA6D0B" w:rsidR="11CDBCAA">
        <w:rPr>
          <w:rFonts w:ascii="Times New Roman" w:hAnsi="Times New Roman" w:eastAsia="Times New Roman" w:cs="Times New Roman"/>
          <w:sz w:val="24"/>
          <w:szCs w:val="24"/>
        </w:rPr>
        <w:t>.</w:t>
      </w:r>
      <w:r w:rsidRPr="57CA6D0B" w:rsidR="74569D52">
        <w:rPr>
          <w:rStyle w:val="FootnoteReference"/>
          <w:rFonts w:ascii="Times New Roman" w:hAnsi="Times New Roman" w:eastAsia="Times New Roman" w:cs="Times New Roman"/>
          <w:sz w:val="24"/>
          <w:szCs w:val="24"/>
        </w:rPr>
        <w:footnoteReference w:id="75"/>
      </w:r>
      <w:r w:rsidRPr="57CA6D0B" w:rsidR="11CDBCAA">
        <w:rPr>
          <w:rFonts w:ascii="Times New Roman" w:hAnsi="Times New Roman" w:eastAsia="Times New Roman" w:cs="Times New Roman"/>
          <w:sz w:val="24"/>
          <w:szCs w:val="24"/>
        </w:rPr>
        <w:t xml:space="preserve"> </w:t>
      </w:r>
      <w:r w:rsidRPr="57CA6D0B" w:rsidR="00C8069F">
        <w:rPr>
          <w:rFonts w:ascii="Times New Roman" w:hAnsi="Times New Roman" w:eastAsia="Times New Roman" w:cs="Times New Roman"/>
          <w:sz w:val="24"/>
          <w:szCs w:val="24"/>
        </w:rPr>
        <w:t xml:space="preserve">Furthermore, cultural missteps, such as </w:t>
      </w:r>
      <w:r w:rsidRPr="57CA6D0B" w:rsidR="00C8069F">
        <w:rPr>
          <w:rFonts w:ascii="Times New Roman" w:hAnsi="Times New Roman" w:eastAsia="Times New Roman" w:cs="Times New Roman"/>
          <w:sz w:val="24"/>
          <w:szCs w:val="24"/>
        </w:rPr>
        <w:t xml:space="preserve">failing to embrace</w:t>
      </w:r>
      <w:r w:rsidRPr="57CA6D0B" w:rsidR="00C8069F">
        <w:rPr>
          <w:rFonts w:ascii="Times New Roman" w:hAnsi="Times New Roman" w:eastAsia="Times New Roman" w:cs="Times New Roman"/>
          <w:sz w:val="24"/>
          <w:szCs w:val="24"/>
        </w:rPr>
        <w:t xml:space="preserve"> the local tradition of </w:t>
      </w:r>
      <w:r w:rsidRPr="57CA6D0B" w:rsidR="11CDBCAA">
        <w:rPr>
          <w:rFonts w:ascii="Times New Roman" w:hAnsi="Times New Roman" w:eastAsia="Times New Roman" w:cs="Times New Roman"/>
          <w:sz w:val="24"/>
          <w:szCs w:val="24"/>
        </w:rPr>
        <w:t>shar</w:t>
      </w:r>
      <w:r w:rsidRPr="57CA6D0B" w:rsidR="00C8069F">
        <w:rPr>
          <w:rFonts w:ascii="Times New Roman" w:hAnsi="Times New Roman" w:eastAsia="Times New Roman" w:cs="Times New Roman"/>
          <w:sz w:val="24"/>
          <w:szCs w:val="24"/>
        </w:rPr>
        <w:t>ing</w:t>
      </w:r>
      <w:r w:rsidRPr="57CA6D0B" w:rsidR="11CDBCAA">
        <w:rPr>
          <w:rFonts w:ascii="Times New Roman" w:hAnsi="Times New Roman" w:eastAsia="Times New Roman" w:cs="Times New Roman"/>
          <w:sz w:val="24"/>
          <w:szCs w:val="24"/>
        </w:rPr>
        <w:t xml:space="preserve"> coca</w:t>
      </w:r>
      <w:r w:rsidRPr="57CA6D0B" w:rsidR="00C8069F">
        <w:rPr>
          <w:rFonts w:ascii="Times New Roman" w:hAnsi="Times New Roman" w:eastAsia="Times New Roman" w:cs="Times New Roman"/>
          <w:sz w:val="24"/>
          <w:szCs w:val="24"/>
        </w:rPr>
        <w:t xml:space="preserve"> leaves</w:t>
      </w:r>
      <w:r w:rsidRPr="57CA6D0B" w:rsidR="00C8069F">
        <w:rPr>
          <w:rFonts w:ascii="Times New Roman" w:hAnsi="Times New Roman" w:eastAsia="Times New Roman" w:cs="Times New Roman"/>
          <w:sz w:val="24"/>
          <w:szCs w:val="24"/>
        </w:rPr>
        <w:t>—an important gesture of solidarity among Bolivian</w:t>
      </w:r>
      <w:r w:rsidRPr="57CA6D0B" w:rsidR="00130CE8">
        <w:rPr>
          <w:rFonts w:ascii="Times New Roman" w:hAnsi="Times New Roman" w:eastAsia="Times New Roman" w:cs="Times New Roman"/>
          <w:sz w:val="24"/>
          <w:szCs w:val="24"/>
        </w:rPr>
        <w:t xml:space="preserve"> peasants—</w:t>
      </w:r>
      <w:r w:rsidRPr="57CA6D0B" w:rsidR="00130CE8">
        <w:rPr>
          <w:rFonts w:ascii="Times New Roman" w:hAnsi="Times New Roman" w:eastAsia="Times New Roman" w:cs="Times New Roman"/>
          <w:sz w:val="24"/>
          <w:szCs w:val="24"/>
        </w:rPr>
        <w:t xml:space="preserve">demonstrated</w:t>
      </w:r>
      <w:r w:rsidRPr="57CA6D0B" w:rsidR="00130CE8">
        <w:rPr>
          <w:rFonts w:ascii="Times New Roman" w:hAnsi="Times New Roman" w:eastAsia="Times New Roman" w:cs="Times New Roman"/>
          <w:sz w:val="24"/>
          <w:szCs w:val="24"/>
        </w:rPr>
        <w:t xml:space="preserve"> his ignorance of their customs</w:t>
      </w:r>
      <w:r w:rsidRPr="57CA6D0B" w:rsidR="00130CE8">
        <w:rPr>
          <w:rFonts w:ascii="Times New Roman" w:hAnsi="Times New Roman" w:eastAsia="Times New Roman" w:cs="Times New Roman"/>
          <w:sz w:val="24"/>
          <w:szCs w:val="24"/>
        </w:rPr>
        <w:t xml:space="preserve"> and further alienated potential supporters</w:t>
      </w:r>
      <w:r w:rsidRPr="57CA6D0B" w:rsidR="11CDBCAA">
        <w:rPr>
          <w:rFonts w:ascii="Times New Roman" w:hAnsi="Times New Roman" w:eastAsia="Times New Roman" w:cs="Times New Roman"/>
          <w:sz w:val="24"/>
          <w:szCs w:val="24"/>
        </w:rPr>
        <w:t>.</w:t>
      </w:r>
      <w:r w:rsidRPr="57CA6D0B" w:rsidR="74569D52">
        <w:rPr>
          <w:rStyle w:val="FootnoteReference"/>
          <w:rFonts w:ascii="Times New Roman" w:hAnsi="Times New Roman" w:eastAsia="Times New Roman" w:cs="Times New Roman"/>
          <w:sz w:val="24"/>
          <w:szCs w:val="24"/>
        </w:rPr>
        <w:footnoteReference w:id="76"/>
      </w:r>
      <w:r w:rsidRPr="57CA6D0B" w:rsidR="11CDBCAA">
        <w:rPr>
          <w:rFonts w:ascii="Times New Roman" w:hAnsi="Times New Roman" w:eastAsia="Times New Roman" w:cs="Times New Roman"/>
          <w:sz w:val="24"/>
          <w:szCs w:val="24"/>
        </w:rPr>
        <w:t xml:space="preserve">  </w:t>
      </w:r>
    </w:p>
    <w:p w:rsidR="00E957D9" w:rsidP="57CA6D0B" w:rsidRDefault="11CDBCAA" w14:paraId="61962C6A" w14:textId="6FFEA414">
      <w:pPr>
        <w:spacing w:line="480" w:lineRule="auto"/>
        <w:ind w:firstLine="720"/>
        <w:rPr>
          <w:rFonts w:ascii="Times New Roman" w:hAnsi="Times New Roman" w:eastAsia="Times New Roman" w:cs="Times New Roman"/>
          <w:sz w:val="24"/>
          <w:szCs w:val="24"/>
        </w:rPr>
      </w:pPr>
      <w:r w:rsidRPr="57CA6D0B" w:rsidR="11CDBCAA">
        <w:rPr>
          <w:rFonts w:ascii="Times New Roman" w:hAnsi="Times New Roman" w:eastAsia="Times New Roman" w:cs="Times New Roman"/>
          <w:sz w:val="24"/>
          <w:szCs w:val="24"/>
        </w:rPr>
        <w:t xml:space="preserve">Che’s </w:t>
      </w:r>
      <w:r w:rsidRPr="57CA6D0B" w:rsidR="00800BEC">
        <w:rPr>
          <w:rFonts w:ascii="Times New Roman" w:hAnsi="Times New Roman" w:eastAsia="Times New Roman" w:cs="Times New Roman"/>
          <w:sz w:val="24"/>
          <w:szCs w:val="24"/>
        </w:rPr>
        <w:t>failure was also tied to his rigid adherence to his Cuban experiences and an unwillingness to adapt to the unique conditions in Boliv</w:t>
      </w:r>
      <w:r w:rsidRPr="57CA6D0B" w:rsidR="008C47DE">
        <w:rPr>
          <w:rFonts w:ascii="Times New Roman" w:hAnsi="Times New Roman" w:eastAsia="Times New Roman" w:cs="Times New Roman"/>
          <w:sz w:val="24"/>
          <w:szCs w:val="24"/>
        </w:rPr>
        <w:t>ia</w:t>
      </w:r>
      <w:r w:rsidRPr="57CA6D0B" w:rsidR="11CDBCAA">
        <w:rPr>
          <w:rFonts w:ascii="Times New Roman" w:hAnsi="Times New Roman" w:eastAsia="Times New Roman" w:cs="Times New Roman"/>
          <w:sz w:val="24"/>
          <w:szCs w:val="24"/>
        </w:rPr>
        <w:t xml:space="preserve">. </w:t>
      </w:r>
      <w:r w:rsidRPr="57CA6D0B" w:rsidR="008C47DE">
        <w:rPr>
          <w:rFonts w:ascii="Times New Roman" w:hAnsi="Times New Roman" w:eastAsia="Times New Roman" w:cs="Times New Roman"/>
          <w:sz w:val="24"/>
          <w:szCs w:val="24"/>
        </w:rPr>
        <w:t>T</w:t>
      </w:r>
      <w:r w:rsidRPr="57CA6D0B" w:rsidR="11CDBCAA">
        <w:rPr>
          <w:rFonts w:ascii="Times New Roman" w:hAnsi="Times New Roman" w:eastAsia="Times New Roman" w:cs="Times New Roman"/>
          <w:sz w:val="24"/>
          <w:szCs w:val="24"/>
        </w:rPr>
        <w:t>he MNR revolution, which</w:t>
      </w:r>
      <w:r w:rsidRPr="57CA6D0B" w:rsidR="11CDBCAA">
        <w:rPr>
          <w:rFonts w:ascii="Times New Roman" w:hAnsi="Times New Roman" w:eastAsia="Times New Roman" w:cs="Times New Roman"/>
          <w:sz w:val="24"/>
          <w:szCs w:val="24"/>
        </w:rPr>
        <w:t xml:space="preserve"> succeeded 14 years </w:t>
      </w:r>
      <w:r w:rsidRPr="57CA6D0B" w:rsidR="00523102">
        <w:rPr>
          <w:rFonts w:ascii="Times New Roman" w:hAnsi="Times New Roman" w:eastAsia="Times New Roman" w:cs="Times New Roman"/>
          <w:sz w:val="24"/>
          <w:szCs w:val="24"/>
        </w:rPr>
        <w:t>earlier, offered a blueprint for change that Che ignored.</w:t>
      </w:r>
      <w:r w:rsidRPr="57CA6D0B" w:rsidR="11CDBCAA">
        <w:rPr>
          <w:rFonts w:ascii="Times New Roman" w:hAnsi="Times New Roman" w:eastAsia="Times New Roman" w:cs="Times New Roman"/>
          <w:sz w:val="24"/>
          <w:szCs w:val="24"/>
        </w:rPr>
        <w:t xml:space="preserve"> </w:t>
      </w:r>
      <w:r w:rsidRPr="57CA6D0B" w:rsidR="00523102">
        <w:rPr>
          <w:rFonts w:ascii="Times New Roman" w:hAnsi="Times New Roman" w:eastAsia="Times New Roman" w:cs="Times New Roman"/>
          <w:sz w:val="24"/>
          <w:szCs w:val="24"/>
        </w:rPr>
        <w:t xml:space="preserve">Unlike Che’s rural-focused </w:t>
      </w:r>
      <w:r w:rsidRPr="57CA6D0B" w:rsidR="39D35CDD">
        <w:rPr>
          <w:rFonts w:ascii="Times New Roman" w:hAnsi="Times New Roman" w:eastAsia="Times New Roman" w:cs="Times New Roman"/>
          <w:sz w:val="24"/>
          <w:szCs w:val="24"/>
        </w:rPr>
        <w:t>strategy</w:t>
      </w:r>
      <w:r w:rsidRPr="57CA6D0B" w:rsidR="11CDBCAA">
        <w:rPr>
          <w:rFonts w:ascii="Times New Roman" w:hAnsi="Times New Roman" w:eastAsia="Times New Roman" w:cs="Times New Roman"/>
          <w:sz w:val="24"/>
          <w:szCs w:val="24"/>
        </w:rPr>
        <w:t xml:space="preserve">, the MNR revolution was an urban and multiclass uprising that </w:t>
      </w:r>
      <w:r w:rsidRPr="57CA6D0B" w:rsidR="00523102">
        <w:rPr>
          <w:rFonts w:ascii="Times New Roman" w:hAnsi="Times New Roman" w:eastAsia="Times New Roman" w:cs="Times New Roman"/>
          <w:sz w:val="24"/>
          <w:szCs w:val="24"/>
        </w:rPr>
        <w:t>gained momentum</w:t>
      </w:r>
      <w:r w:rsidRPr="57CA6D0B" w:rsidR="11CDBCAA">
        <w:rPr>
          <w:rFonts w:ascii="Times New Roman" w:hAnsi="Times New Roman" w:eastAsia="Times New Roman" w:cs="Times New Roman"/>
          <w:sz w:val="24"/>
          <w:szCs w:val="24"/>
        </w:rPr>
        <w:t xml:space="preserve"> </w:t>
      </w:r>
      <w:r w:rsidRPr="57CA6D0B" w:rsidR="11CDBCAA">
        <w:rPr>
          <w:rFonts w:ascii="Times New Roman" w:hAnsi="Times New Roman" w:eastAsia="Times New Roman" w:cs="Times New Roman"/>
          <w:sz w:val="24"/>
          <w:szCs w:val="24"/>
        </w:rPr>
        <w:t xml:space="preserve">quickly.</w:t>
      </w:r>
      <w:r w:rsidRPr="57CA6D0B" w:rsidR="74569D52">
        <w:rPr>
          <w:rStyle w:val="FootnoteReference"/>
          <w:rFonts w:ascii="Times New Roman" w:hAnsi="Times New Roman" w:eastAsia="Times New Roman" w:cs="Times New Roman"/>
          <w:sz w:val="24"/>
          <w:szCs w:val="24"/>
        </w:rPr>
        <w:footnoteReference w:id="78"/>
      </w:r>
      <w:r w:rsidRPr="57CA6D0B" w:rsidR="11CDBCAA">
        <w:rPr>
          <w:rFonts w:ascii="Times New Roman" w:hAnsi="Times New Roman" w:eastAsia="Times New Roman" w:cs="Times New Roman"/>
          <w:sz w:val="24"/>
          <w:szCs w:val="24"/>
        </w:rPr>
        <w:t xml:space="preserve"> </w:t>
      </w:r>
      <w:r w:rsidRPr="57CA6D0B" w:rsidR="11CDBCAA">
        <w:rPr>
          <w:rFonts w:ascii="Times New Roman" w:hAnsi="Times New Roman" w:eastAsia="Times New Roman" w:cs="Times New Roman"/>
          <w:sz w:val="24"/>
          <w:szCs w:val="24"/>
        </w:rPr>
        <w:t xml:space="preserve">Che </w:t>
      </w:r>
      <w:r w:rsidRPr="57CA6D0B" w:rsidR="00E957D9">
        <w:rPr>
          <w:rFonts w:ascii="Times New Roman" w:hAnsi="Times New Roman" w:eastAsia="Times New Roman" w:cs="Times New Roman"/>
          <w:sz w:val="24"/>
          <w:szCs w:val="24"/>
        </w:rPr>
        <w:t xml:space="preserve">failed </w:t>
      </w:r>
      <w:r w:rsidRPr="57CA6D0B" w:rsidR="11CDBCAA">
        <w:rPr>
          <w:rFonts w:ascii="Times New Roman" w:hAnsi="Times New Roman" w:eastAsia="Times New Roman" w:cs="Times New Roman"/>
          <w:sz w:val="24"/>
          <w:szCs w:val="24"/>
        </w:rPr>
        <w:t xml:space="preserve">to</w:t>
      </w:r>
      <w:r w:rsidRPr="57CA6D0B" w:rsidR="11CDBCAA">
        <w:rPr>
          <w:rFonts w:ascii="Times New Roman" w:hAnsi="Times New Roman" w:eastAsia="Times New Roman" w:cs="Times New Roman"/>
          <w:sz w:val="24"/>
          <w:szCs w:val="24"/>
        </w:rPr>
        <w:t xml:space="preserve"> incorporate </w:t>
      </w:r>
      <w:r w:rsidRPr="57CA6D0B" w:rsidR="00E957D9">
        <w:rPr>
          <w:rFonts w:ascii="Times New Roman" w:hAnsi="Times New Roman" w:eastAsia="Times New Roman" w:cs="Times New Roman"/>
          <w:sz w:val="24"/>
          <w:szCs w:val="24"/>
        </w:rPr>
        <w:t>similar urban or</w:t>
      </w:r>
      <w:r w:rsidRPr="57CA6D0B" w:rsidR="11CDBCAA">
        <w:rPr>
          <w:rFonts w:ascii="Times New Roman" w:hAnsi="Times New Roman" w:eastAsia="Times New Roman" w:cs="Times New Roman"/>
          <w:sz w:val="24"/>
          <w:szCs w:val="24"/>
        </w:rPr>
        <w:t xml:space="preserve"> middle</w:t>
      </w:r>
      <w:r w:rsidRPr="57CA6D0B" w:rsidR="00E957D9">
        <w:rPr>
          <w:rFonts w:ascii="Times New Roman" w:hAnsi="Times New Roman" w:eastAsia="Times New Roman" w:cs="Times New Roman"/>
          <w:sz w:val="24"/>
          <w:szCs w:val="24"/>
        </w:rPr>
        <w:t>-</w:t>
      </w:r>
      <w:r w:rsidRPr="57CA6D0B" w:rsidR="11CDBCAA">
        <w:rPr>
          <w:rFonts w:ascii="Times New Roman" w:hAnsi="Times New Roman" w:eastAsia="Times New Roman" w:cs="Times New Roman"/>
          <w:sz w:val="24"/>
          <w:szCs w:val="24"/>
        </w:rPr>
        <w:t xml:space="preserve">class </w:t>
      </w:r>
      <w:r w:rsidRPr="57CA6D0B" w:rsidR="00E957D9">
        <w:rPr>
          <w:rFonts w:ascii="Times New Roman" w:hAnsi="Times New Roman" w:eastAsia="Times New Roman" w:cs="Times New Roman"/>
          <w:sz w:val="24"/>
          <w:szCs w:val="24"/>
        </w:rPr>
        <w:t>elements into his campaign.</w:t>
      </w:r>
    </w:p>
    <w:p w:rsidR="74569D52" w:rsidP="57CA6D0B" w:rsidRDefault="11CDBCAA" w14:paraId="22CD655E" w14:textId="35309A91">
      <w:pPr>
        <w:spacing w:line="480" w:lineRule="auto"/>
        <w:ind w:firstLine="720"/>
        <w:rPr>
          <w:rFonts w:ascii="Times New Roman" w:hAnsi="Times New Roman" w:eastAsia="Times New Roman" w:cs="Times New Roman"/>
          <w:sz w:val="24"/>
          <w:szCs w:val="24"/>
        </w:rPr>
      </w:pPr>
      <w:r w:rsidRPr="57CA6D0B" w:rsidR="11CDBCAA">
        <w:rPr>
          <w:rFonts w:ascii="Times New Roman" w:hAnsi="Times New Roman" w:eastAsia="Times New Roman" w:cs="Times New Roman"/>
          <w:sz w:val="24"/>
          <w:szCs w:val="24"/>
        </w:rPr>
        <w:t xml:space="preserve">Che </w:t>
      </w:r>
      <w:r w:rsidRPr="57CA6D0B" w:rsidR="009C7E57">
        <w:rPr>
          <w:rFonts w:ascii="Times New Roman" w:hAnsi="Times New Roman" w:eastAsia="Times New Roman" w:cs="Times New Roman"/>
          <w:sz w:val="24"/>
          <w:szCs w:val="24"/>
        </w:rPr>
        <w:t xml:space="preserve">also overlooked lessons of </w:t>
      </w:r>
      <w:r w:rsidRPr="57CA6D0B" w:rsidR="11CDBCAA">
        <w:rPr>
          <w:rFonts w:ascii="Times New Roman" w:hAnsi="Times New Roman" w:eastAsia="Times New Roman" w:cs="Times New Roman"/>
          <w:sz w:val="24"/>
          <w:szCs w:val="24"/>
        </w:rPr>
        <w:t>the Cuban Revolution</w:t>
      </w:r>
      <w:r w:rsidRPr="57CA6D0B" w:rsidR="009C7E57">
        <w:rPr>
          <w:rFonts w:ascii="Times New Roman" w:hAnsi="Times New Roman" w:eastAsia="Times New Roman" w:cs="Times New Roman"/>
          <w:sz w:val="24"/>
          <w:szCs w:val="24"/>
        </w:rPr>
        <w:t xml:space="preserve">, where </w:t>
      </w:r>
      <w:r w:rsidRPr="57CA6D0B" w:rsidR="11CDBCAA">
        <w:rPr>
          <w:rFonts w:ascii="Times New Roman" w:hAnsi="Times New Roman" w:eastAsia="Times New Roman" w:cs="Times New Roman"/>
          <w:sz w:val="24"/>
          <w:szCs w:val="24"/>
        </w:rPr>
        <w:t>urban movement</w:t>
      </w:r>
      <w:r w:rsidRPr="57CA6D0B" w:rsidR="009C7E57">
        <w:rPr>
          <w:rFonts w:ascii="Times New Roman" w:hAnsi="Times New Roman" w:eastAsia="Times New Roman" w:cs="Times New Roman"/>
          <w:sz w:val="24"/>
          <w:szCs w:val="24"/>
        </w:rPr>
        <w:t>s</w:t>
      </w:r>
      <w:r w:rsidRPr="57CA6D0B" w:rsidR="11CDBCAA">
        <w:rPr>
          <w:rFonts w:ascii="Times New Roman" w:hAnsi="Times New Roman" w:eastAsia="Times New Roman" w:cs="Times New Roman"/>
          <w:sz w:val="24"/>
          <w:szCs w:val="24"/>
        </w:rPr>
        <w:t xml:space="preserve"> </w:t>
      </w:r>
      <w:r w:rsidRPr="57CA6D0B" w:rsidR="001276AB">
        <w:rPr>
          <w:rFonts w:ascii="Times New Roman" w:hAnsi="Times New Roman" w:eastAsia="Times New Roman" w:cs="Times New Roman"/>
          <w:sz w:val="24"/>
          <w:szCs w:val="24"/>
        </w:rPr>
        <w:t>play</w:t>
      </w:r>
      <w:r w:rsidRPr="57CA6D0B" w:rsidR="001276AB">
        <w:rPr>
          <w:rFonts w:ascii="Times New Roman" w:hAnsi="Times New Roman" w:eastAsia="Times New Roman" w:cs="Times New Roman"/>
          <w:sz w:val="24"/>
          <w:szCs w:val="24"/>
        </w:rPr>
        <w:t>ed a significant role alongside guerrilla warfare</w:t>
      </w:r>
      <w:r w:rsidRPr="57CA6D0B" w:rsidR="11CDBCAA">
        <w:rPr>
          <w:rFonts w:ascii="Times New Roman" w:hAnsi="Times New Roman" w:eastAsia="Times New Roman" w:cs="Times New Roman"/>
          <w:sz w:val="24"/>
          <w:szCs w:val="24"/>
        </w:rPr>
        <w:t xml:space="preserve"> in the Sier</w:t>
      </w:r>
      <w:r w:rsidRPr="57CA6D0B" w:rsidR="001276AB">
        <w:rPr>
          <w:rFonts w:ascii="Times New Roman" w:hAnsi="Times New Roman" w:eastAsia="Times New Roman" w:cs="Times New Roman"/>
          <w:sz w:val="24"/>
          <w:szCs w:val="24"/>
        </w:rPr>
        <w:t>r</w:t>
      </w:r>
      <w:r w:rsidRPr="57CA6D0B" w:rsidR="11CDBCAA">
        <w:rPr>
          <w:rFonts w:ascii="Times New Roman" w:hAnsi="Times New Roman" w:eastAsia="Times New Roman" w:cs="Times New Roman"/>
          <w:sz w:val="24"/>
          <w:szCs w:val="24"/>
        </w:rPr>
        <w:t xml:space="preserve">a </w:t>
      </w:r>
      <w:r w:rsidRPr="57CA6D0B" w:rsidR="11CDBCAA">
        <w:rPr>
          <w:rFonts w:ascii="Times New Roman" w:hAnsi="Times New Roman" w:eastAsia="Times New Roman" w:cs="Times New Roman"/>
          <w:sz w:val="24"/>
          <w:szCs w:val="24"/>
        </w:rPr>
        <w:t>Maestra.</w:t>
      </w:r>
      <w:r w:rsidRPr="57CA6D0B" w:rsidR="74569D52">
        <w:rPr>
          <w:rStyle w:val="FootnoteReference"/>
          <w:rFonts w:ascii="Times New Roman" w:hAnsi="Times New Roman" w:eastAsia="Times New Roman" w:cs="Times New Roman"/>
          <w:sz w:val="24"/>
          <w:szCs w:val="24"/>
        </w:rPr>
        <w:footnoteReference w:id="79"/>
      </w:r>
      <w:r w:rsidRPr="57CA6D0B" w:rsidR="11CDBCAA">
        <w:rPr>
          <w:rFonts w:ascii="Times New Roman" w:hAnsi="Times New Roman" w:eastAsia="Times New Roman" w:cs="Times New Roman"/>
          <w:sz w:val="24"/>
          <w:szCs w:val="24"/>
        </w:rPr>
        <w:t xml:space="preserve"> Additionally</w:t>
      </w:r>
      <w:r w:rsidRPr="57CA6D0B" w:rsidR="001276AB">
        <w:rPr>
          <w:rFonts w:ascii="Times New Roman" w:hAnsi="Times New Roman" w:eastAsia="Times New Roman" w:cs="Times New Roman"/>
          <w:sz w:val="24"/>
          <w:szCs w:val="24"/>
        </w:rPr>
        <w:t>,</w:t>
      </w:r>
      <w:r w:rsidRPr="57CA6D0B" w:rsidR="11CDBCAA">
        <w:rPr>
          <w:rFonts w:ascii="Times New Roman" w:hAnsi="Times New Roman" w:eastAsia="Times New Roman" w:cs="Times New Roman"/>
          <w:sz w:val="24"/>
          <w:szCs w:val="24"/>
        </w:rPr>
        <w:t xml:space="preserve"> the MNR </w:t>
      </w:r>
      <w:r w:rsidRPr="57CA6D0B" w:rsidR="00832BA7">
        <w:rPr>
          <w:rFonts w:ascii="Times New Roman" w:hAnsi="Times New Roman" w:eastAsia="Times New Roman" w:cs="Times New Roman"/>
          <w:sz w:val="24"/>
          <w:szCs w:val="24"/>
        </w:rPr>
        <w:t>revolution en</w:t>
      </w:r>
      <w:r w:rsidRPr="57CA6D0B" w:rsidR="00832BA7">
        <w:rPr>
          <w:rFonts w:ascii="Times New Roman" w:hAnsi="Times New Roman" w:eastAsia="Times New Roman" w:cs="Times New Roman"/>
          <w:sz w:val="24"/>
          <w:szCs w:val="24"/>
        </w:rPr>
        <w:t>ticed</w:t>
      </w:r>
      <w:r w:rsidRPr="57CA6D0B" w:rsidR="11CDBCAA">
        <w:rPr>
          <w:rFonts w:ascii="Times New Roman" w:hAnsi="Times New Roman" w:eastAsia="Times New Roman" w:cs="Times New Roman"/>
          <w:sz w:val="24"/>
          <w:szCs w:val="24"/>
        </w:rPr>
        <w:t xml:space="preserve"> the peasantry</w:t>
      </w:r>
      <w:r w:rsidRPr="57CA6D0B" w:rsidR="00D33F5A">
        <w:rPr>
          <w:rFonts w:ascii="Times New Roman" w:hAnsi="Times New Roman" w:eastAsia="Times New Roman" w:cs="Times New Roman"/>
          <w:sz w:val="24"/>
          <w:szCs w:val="24"/>
        </w:rPr>
        <w:t xml:space="preserve"> through concrete</w:t>
      </w:r>
      <w:r w:rsidRPr="57CA6D0B" w:rsidR="11CDBCAA">
        <w:rPr>
          <w:rFonts w:ascii="Times New Roman" w:hAnsi="Times New Roman" w:eastAsia="Times New Roman" w:cs="Times New Roman"/>
          <w:sz w:val="24"/>
          <w:szCs w:val="24"/>
        </w:rPr>
        <w:t xml:space="preserve"> polic</w:t>
      </w:r>
      <w:r w:rsidRPr="57CA6D0B" w:rsidR="00D33F5A">
        <w:rPr>
          <w:rFonts w:ascii="Times New Roman" w:hAnsi="Times New Roman" w:eastAsia="Times New Roman" w:cs="Times New Roman"/>
          <w:sz w:val="24"/>
          <w:szCs w:val="24"/>
        </w:rPr>
        <w:t>ies</w:t>
      </w:r>
      <w:r w:rsidRPr="57CA6D0B" w:rsidR="00D33F5A">
        <w:rPr>
          <w:rFonts w:ascii="Times New Roman" w:hAnsi="Times New Roman" w:eastAsia="Times New Roman" w:cs="Times New Roman"/>
          <w:sz w:val="24"/>
          <w:szCs w:val="24"/>
        </w:rPr>
        <w:t xml:space="preserve">, such as </w:t>
      </w:r>
      <w:r w:rsidRPr="57CA6D0B" w:rsidR="11CDBCAA">
        <w:rPr>
          <w:rFonts w:ascii="Times New Roman" w:hAnsi="Times New Roman" w:eastAsia="Times New Roman" w:cs="Times New Roman"/>
          <w:sz w:val="24"/>
          <w:szCs w:val="24"/>
        </w:rPr>
        <w:t>the Agrarian Reform of 1953 and the nationalization of</w:t>
      </w:r>
      <w:r w:rsidRPr="57CA6D0B" w:rsidR="11CDBCAA">
        <w:rPr>
          <w:rFonts w:ascii="Times New Roman" w:hAnsi="Times New Roman" w:eastAsia="Times New Roman" w:cs="Times New Roman"/>
          <w:sz w:val="24"/>
          <w:szCs w:val="24"/>
        </w:rPr>
        <w:t xml:space="preserve"> mines.</w:t>
      </w:r>
      <w:r w:rsidRPr="57CA6D0B" w:rsidR="00D33F5A">
        <w:rPr>
          <w:rFonts w:ascii="Times New Roman" w:hAnsi="Times New Roman" w:eastAsia="Times New Roman" w:cs="Times New Roman"/>
          <w:sz w:val="24"/>
          <w:szCs w:val="24"/>
        </w:rPr>
        <w:t xml:space="preserve"> In contrast, </w:t>
      </w:r>
      <w:r w:rsidRPr="57CA6D0B" w:rsidR="11CDBCAA">
        <w:rPr>
          <w:rFonts w:ascii="Times New Roman" w:hAnsi="Times New Roman" w:eastAsia="Times New Roman" w:cs="Times New Roman"/>
          <w:sz w:val="24"/>
          <w:szCs w:val="24"/>
        </w:rPr>
        <w:t xml:space="preserve">Che </w:t>
      </w:r>
      <w:r w:rsidRPr="57CA6D0B" w:rsidR="00D33F5A">
        <w:rPr>
          <w:rFonts w:ascii="Times New Roman" w:hAnsi="Times New Roman" w:eastAsia="Times New Roman" w:cs="Times New Roman"/>
          <w:sz w:val="24"/>
          <w:szCs w:val="24"/>
        </w:rPr>
        <w:t>did</w:t>
      </w:r>
      <w:r w:rsidRPr="57CA6D0B" w:rsidR="11CDBCAA">
        <w:rPr>
          <w:rFonts w:ascii="Times New Roman" w:hAnsi="Times New Roman" w:eastAsia="Times New Roman" w:cs="Times New Roman"/>
          <w:sz w:val="24"/>
          <w:szCs w:val="24"/>
        </w:rPr>
        <w:t xml:space="preserve"> not </w:t>
      </w:r>
      <w:r w:rsidRPr="57CA6D0B" w:rsidR="00D33F5A">
        <w:rPr>
          <w:rFonts w:ascii="Times New Roman" w:hAnsi="Times New Roman" w:eastAsia="Times New Roman" w:cs="Times New Roman"/>
          <w:sz w:val="24"/>
          <w:szCs w:val="24"/>
        </w:rPr>
        <w:t>present clear</w:t>
      </w:r>
      <w:r w:rsidRPr="57CA6D0B" w:rsidR="11CDBCAA">
        <w:rPr>
          <w:rFonts w:ascii="Times New Roman" w:hAnsi="Times New Roman" w:eastAsia="Times New Roman" w:cs="Times New Roman"/>
          <w:sz w:val="24"/>
          <w:szCs w:val="24"/>
        </w:rPr>
        <w:t xml:space="preserve"> polic</w:t>
      </w:r>
      <w:r w:rsidRPr="57CA6D0B" w:rsidR="00D33F5A">
        <w:rPr>
          <w:rFonts w:ascii="Times New Roman" w:hAnsi="Times New Roman" w:eastAsia="Times New Roman" w:cs="Times New Roman"/>
          <w:sz w:val="24"/>
          <w:szCs w:val="24"/>
        </w:rPr>
        <w:t>ies or incentives</w:t>
      </w:r>
      <w:r w:rsidRPr="57CA6D0B" w:rsidR="002030CB">
        <w:rPr>
          <w:rFonts w:ascii="Times New Roman" w:hAnsi="Times New Roman" w:eastAsia="Times New Roman" w:cs="Times New Roman"/>
          <w:sz w:val="24"/>
          <w:szCs w:val="24"/>
        </w:rPr>
        <w:t>,</w:t>
      </w:r>
      <w:r w:rsidRPr="57CA6D0B" w:rsidR="11CDBCAA">
        <w:rPr>
          <w:rFonts w:ascii="Times New Roman" w:hAnsi="Times New Roman" w:eastAsia="Times New Roman" w:cs="Times New Roman"/>
          <w:sz w:val="24"/>
          <w:szCs w:val="24"/>
        </w:rPr>
        <w:t xml:space="preserve"> </w:t>
      </w:r>
      <w:r w:rsidRPr="57CA6D0B" w:rsidR="002030CB">
        <w:rPr>
          <w:rFonts w:ascii="Times New Roman" w:hAnsi="Times New Roman" w:eastAsia="Times New Roman" w:cs="Times New Roman"/>
          <w:sz w:val="24"/>
          <w:szCs w:val="24"/>
        </w:rPr>
        <w:t xml:space="preserve">assuming that</w:t>
      </w:r>
      <w:r w:rsidRPr="57CA6D0B" w:rsidR="002030CB">
        <w:rPr>
          <w:rFonts w:ascii="Times New Roman" w:hAnsi="Times New Roman" w:eastAsia="Times New Roman" w:cs="Times New Roman"/>
          <w:sz w:val="24"/>
          <w:szCs w:val="24"/>
        </w:rPr>
        <w:t xml:space="preserve"> the </w:t>
      </w:r>
      <w:r w:rsidRPr="57CA6D0B" w:rsidR="11CDBCAA">
        <w:rPr>
          <w:rFonts w:ascii="Times New Roman" w:hAnsi="Times New Roman" w:eastAsia="Times New Roman" w:cs="Times New Roman"/>
          <w:sz w:val="24"/>
          <w:szCs w:val="24"/>
        </w:rPr>
        <w:t xml:space="preserve">systemic </w:t>
      </w:r>
      <w:r w:rsidRPr="57CA6D0B" w:rsidR="002030CB">
        <w:rPr>
          <w:rFonts w:ascii="Times New Roman" w:hAnsi="Times New Roman" w:eastAsia="Times New Roman" w:cs="Times New Roman"/>
          <w:sz w:val="24"/>
          <w:szCs w:val="24"/>
        </w:rPr>
        <w:t>oppression</w:t>
      </w:r>
      <w:r w:rsidRPr="57CA6D0B" w:rsidR="00BC614E">
        <w:rPr>
          <w:rFonts w:ascii="Times New Roman" w:hAnsi="Times New Roman" w:eastAsia="Times New Roman" w:cs="Times New Roman"/>
          <w:sz w:val="24"/>
          <w:szCs w:val="24"/>
        </w:rPr>
        <w:t xml:space="preserve"> faced by the peasantry would naturally align them with his </w:t>
      </w:r>
      <w:r w:rsidRPr="57CA6D0B" w:rsidR="00BC614E">
        <w:rPr>
          <w:rFonts w:ascii="Times New Roman" w:hAnsi="Times New Roman" w:eastAsia="Times New Roman" w:cs="Times New Roman"/>
          <w:sz w:val="24"/>
          <w:szCs w:val="24"/>
        </w:rPr>
        <w:t xml:space="preserve">cause</w:t>
      </w:r>
      <w:r w:rsidRPr="57CA6D0B" w:rsidR="11CDBCAA">
        <w:rPr>
          <w:rFonts w:ascii="Times New Roman" w:hAnsi="Times New Roman" w:eastAsia="Times New Roman" w:cs="Times New Roman"/>
          <w:sz w:val="24"/>
          <w:szCs w:val="24"/>
        </w:rPr>
        <w:t>.</w:t>
      </w:r>
      <w:r w:rsidRPr="57CA6D0B" w:rsidR="74569D52">
        <w:rPr>
          <w:rStyle w:val="FootnoteReference"/>
          <w:rFonts w:ascii="Times New Roman" w:hAnsi="Times New Roman" w:eastAsia="Times New Roman" w:cs="Times New Roman"/>
          <w:sz w:val="24"/>
          <w:szCs w:val="24"/>
        </w:rPr>
        <w:footnoteReference w:id="80"/>
      </w:r>
      <w:r w:rsidRPr="57CA6D0B" w:rsidR="20CC0ED6">
        <w:rPr>
          <w:rFonts w:ascii="Times New Roman" w:hAnsi="Times New Roman" w:eastAsia="Times New Roman" w:cs="Times New Roman"/>
          <w:sz w:val="24"/>
          <w:szCs w:val="24"/>
        </w:rPr>
        <w:t xml:space="preserve"> </w:t>
      </w:r>
      <w:r w:rsidRPr="57CA6D0B" w:rsidR="00BC614E">
        <w:rPr>
          <w:rFonts w:ascii="Times New Roman" w:hAnsi="Times New Roman" w:eastAsia="Times New Roman" w:cs="Times New Roman"/>
          <w:sz w:val="24"/>
          <w:szCs w:val="24"/>
        </w:rPr>
        <w:t xml:space="preserve">His inability to adapt his tactics to Bolivia’s specific socio-political landscape </w:t>
      </w:r>
      <w:r w:rsidRPr="57CA6D0B" w:rsidR="00BC614E">
        <w:rPr>
          <w:rFonts w:ascii="Times New Roman" w:hAnsi="Times New Roman" w:eastAsia="Times New Roman" w:cs="Times New Roman"/>
          <w:sz w:val="24"/>
          <w:szCs w:val="24"/>
        </w:rPr>
        <w:t>ultimately contributed</w:t>
      </w:r>
      <w:r w:rsidRPr="57CA6D0B" w:rsidR="00BC614E">
        <w:rPr>
          <w:rFonts w:ascii="Times New Roman" w:hAnsi="Times New Roman" w:eastAsia="Times New Roman" w:cs="Times New Roman"/>
          <w:sz w:val="24"/>
          <w:szCs w:val="24"/>
        </w:rPr>
        <w:t xml:space="preserve"> to his defeat.</w:t>
      </w:r>
      <w:r w:rsidRPr="57CA6D0B" w:rsidR="11CDBCAA">
        <w:rPr>
          <w:rFonts w:ascii="Times New Roman" w:hAnsi="Times New Roman" w:eastAsia="Times New Roman" w:cs="Times New Roman"/>
          <w:sz w:val="24"/>
          <w:szCs w:val="24"/>
        </w:rPr>
        <w:t xml:space="preserve"> </w:t>
      </w:r>
    </w:p>
    <w:p w:rsidR="0055672D" w:rsidP="57CA6D0B" w:rsidRDefault="11CDBCAA" w14:paraId="1C10F1E4" w14:textId="6B0DAD20">
      <w:pPr>
        <w:spacing w:line="480" w:lineRule="auto"/>
        <w:ind w:firstLine="720"/>
        <w:rPr>
          <w:rFonts w:ascii="Times New Roman" w:hAnsi="Times New Roman" w:eastAsia="Times New Roman" w:cs="Times New Roman"/>
          <w:sz w:val="24"/>
          <w:szCs w:val="24"/>
        </w:rPr>
      </w:pPr>
      <w:r w:rsidRPr="57CA6D0B" w:rsidR="11CDBCAA">
        <w:rPr>
          <w:rFonts w:ascii="Times New Roman" w:hAnsi="Times New Roman" w:eastAsia="Times New Roman" w:cs="Times New Roman"/>
          <w:sz w:val="24"/>
          <w:szCs w:val="24"/>
        </w:rPr>
        <w:t>Che</w:t>
      </w:r>
      <w:r w:rsidRPr="57CA6D0B" w:rsidR="00E7301F">
        <w:rPr>
          <w:rFonts w:ascii="Times New Roman" w:hAnsi="Times New Roman" w:eastAsia="Times New Roman" w:cs="Times New Roman"/>
          <w:sz w:val="24"/>
          <w:szCs w:val="24"/>
        </w:rPr>
        <w:t>’s inability to g</w:t>
      </w:r>
      <w:r w:rsidRPr="57CA6D0B" w:rsidR="00371E6A">
        <w:rPr>
          <w:rFonts w:ascii="Times New Roman" w:hAnsi="Times New Roman" w:eastAsia="Times New Roman" w:cs="Times New Roman"/>
          <w:sz w:val="24"/>
          <w:szCs w:val="24"/>
        </w:rPr>
        <w:t xml:space="preserve">ain the trust and support of </w:t>
      </w:r>
      <w:r w:rsidRPr="57CA6D0B" w:rsidR="11CDBCAA">
        <w:rPr>
          <w:rFonts w:ascii="Times New Roman" w:hAnsi="Times New Roman" w:eastAsia="Times New Roman" w:cs="Times New Roman"/>
          <w:sz w:val="24"/>
          <w:szCs w:val="24"/>
        </w:rPr>
        <w:t>the peasant</w:t>
      </w:r>
      <w:r w:rsidRPr="57CA6D0B" w:rsidR="12BE4902">
        <w:rPr>
          <w:rFonts w:ascii="Times New Roman" w:hAnsi="Times New Roman" w:eastAsia="Times New Roman" w:cs="Times New Roman"/>
          <w:sz w:val="24"/>
          <w:szCs w:val="24"/>
        </w:rPr>
        <w:t>ry</w:t>
      </w:r>
      <w:r w:rsidRPr="57CA6D0B" w:rsidR="00371E6A">
        <w:rPr>
          <w:rFonts w:ascii="Times New Roman" w:hAnsi="Times New Roman" w:eastAsia="Times New Roman" w:cs="Times New Roman"/>
          <w:sz w:val="24"/>
          <w:szCs w:val="24"/>
        </w:rPr>
        <w:t xml:space="preserve"> was </w:t>
      </w:r>
      <w:r w:rsidRPr="57CA6D0B" w:rsidR="00371E6A">
        <w:rPr>
          <w:rFonts w:ascii="Times New Roman" w:hAnsi="Times New Roman" w:eastAsia="Times New Roman" w:cs="Times New Roman"/>
          <w:sz w:val="24"/>
          <w:szCs w:val="24"/>
        </w:rPr>
        <w:t>perhaps his</w:t>
      </w:r>
      <w:r w:rsidRPr="57CA6D0B" w:rsidR="00371E6A">
        <w:rPr>
          <w:rFonts w:ascii="Times New Roman" w:hAnsi="Times New Roman" w:eastAsia="Times New Roman" w:cs="Times New Roman"/>
          <w:sz w:val="24"/>
          <w:szCs w:val="24"/>
        </w:rPr>
        <w:t xml:space="preserve"> greatest failure</w:t>
      </w:r>
      <w:r w:rsidRPr="57CA6D0B" w:rsidR="11CDBCAA">
        <w:rPr>
          <w:rFonts w:ascii="Times New Roman" w:hAnsi="Times New Roman" w:eastAsia="Times New Roman" w:cs="Times New Roman"/>
          <w:sz w:val="24"/>
          <w:szCs w:val="24"/>
        </w:rPr>
        <w:t xml:space="preserve">. </w:t>
      </w:r>
      <w:r w:rsidRPr="57CA6D0B" w:rsidR="00516493">
        <w:rPr>
          <w:rFonts w:ascii="Times New Roman" w:hAnsi="Times New Roman" w:eastAsia="Times New Roman" w:cs="Times New Roman"/>
          <w:sz w:val="24"/>
          <w:szCs w:val="24"/>
        </w:rPr>
        <w:t>I</w:t>
      </w:r>
      <w:r w:rsidRPr="57CA6D0B" w:rsidR="11CDBCAA">
        <w:rPr>
          <w:rFonts w:ascii="Times New Roman" w:hAnsi="Times New Roman" w:eastAsia="Times New Roman" w:cs="Times New Roman"/>
          <w:sz w:val="24"/>
          <w:szCs w:val="24"/>
        </w:rPr>
        <w:t xml:space="preserve">n </w:t>
      </w:r>
      <w:r w:rsidRPr="57CA6D0B" w:rsidR="11CDBCAA">
        <w:rPr>
          <w:rFonts w:ascii="Times New Roman" w:hAnsi="Times New Roman" w:eastAsia="Times New Roman" w:cs="Times New Roman"/>
          <w:i w:val="1"/>
          <w:iCs w:val="1"/>
          <w:sz w:val="24"/>
          <w:szCs w:val="24"/>
        </w:rPr>
        <w:t>Gue</w:t>
      </w:r>
      <w:r w:rsidRPr="57CA6D0B" w:rsidR="0CDBE4C0">
        <w:rPr>
          <w:rFonts w:ascii="Times New Roman" w:hAnsi="Times New Roman" w:eastAsia="Times New Roman" w:cs="Times New Roman"/>
          <w:i w:val="1"/>
          <w:iCs w:val="1"/>
          <w:sz w:val="24"/>
          <w:szCs w:val="24"/>
        </w:rPr>
        <w:t>r</w:t>
      </w:r>
      <w:r w:rsidRPr="57CA6D0B" w:rsidR="11CDBCAA">
        <w:rPr>
          <w:rFonts w:ascii="Times New Roman" w:hAnsi="Times New Roman" w:eastAsia="Times New Roman" w:cs="Times New Roman"/>
          <w:i w:val="1"/>
          <w:iCs w:val="1"/>
          <w:sz w:val="24"/>
          <w:szCs w:val="24"/>
        </w:rPr>
        <w:t>rilla Warfare</w:t>
      </w:r>
      <w:r w:rsidRPr="57CA6D0B" w:rsidR="00516493">
        <w:rPr>
          <w:rFonts w:ascii="Times New Roman" w:hAnsi="Times New Roman" w:eastAsia="Times New Roman" w:cs="Times New Roman"/>
          <w:sz w:val="24"/>
          <w:szCs w:val="24"/>
        </w:rPr>
        <w:t>,</w:t>
      </w:r>
      <w:r w:rsidRPr="57CA6D0B" w:rsidR="11CDBCAA">
        <w:rPr>
          <w:rFonts w:ascii="Times New Roman" w:hAnsi="Times New Roman" w:eastAsia="Times New Roman" w:cs="Times New Roman"/>
          <w:sz w:val="24"/>
          <w:szCs w:val="24"/>
        </w:rPr>
        <w:t xml:space="preserve"> </w:t>
      </w:r>
      <w:r w:rsidRPr="57CA6D0B" w:rsidR="00516493">
        <w:rPr>
          <w:rFonts w:ascii="Times New Roman" w:hAnsi="Times New Roman" w:eastAsia="Times New Roman" w:cs="Times New Roman"/>
          <w:sz w:val="24"/>
          <w:szCs w:val="24"/>
        </w:rPr>
        <w:t>Che emphasi</w:t>
      </w:r>
      <w:r w:rsidRPr="57CA6D0B" w:rsidR="00516493">
        <w:rPr>
          <w:rFonts w:ascii="Times New Roman" w:hAnsi="Times New Roman" w:eastAsia="Times New Roman" w:cs="Times New Roman"/>
          <w:sz w:val="24"/>
          <w:szCs w:val="24"/>
        </w:rPr>
        <w:t>zed that</w:t>
      </w:r>
      <w:r w:rsidRPr="57CA6D0B" w:rsidR="11CDBCAA">
        <w:rPr>
          <w:rFonts w:ascii="Times New Roman" w:hAnsi="Times New Roman" w:eastAsia="Times New Roman" w:cs="Times New Roman"/>
          <w:sz w:val="24"/>
          <w:szCs w:val="24"/>
        </w:rPr>
        <w:t xml:space="preserve"> “The guerrilla fighter needs full help from the people of the area. This is an indispensable condition</w:t>
      </w:r>
      <w:r w:rsidRPr="57CA6D0B" w:rsidR="11CDBCAA">
        <w:rPr>
          <w:rFonts w:ascii="Times New Roman" w:hAnsi="Times New Roman" w:eastAsia="Times New Roman" w:cs="Times New Roman"/>
          <w:sz w:val="24"/>
          <w:szCs w:val="24"/>
        </w:rPr>
        <w:t xml:space="preserve">.”</w:t>
      </w:r>
      <w:r w:rsidRPr="57CA6D0B" w:rsidR="74569D52">
        <w:rPr>
          <w:rStyle w:val="FootnoteReference"/>
          <w:rFonts w:ascii="Times New Roman" w:hAnsi="Times New Roman" w:eastAsia="Times New Roman" w:cs="Times New Roman"/>
          <w:sz w:val="24"/>
          <w:szCs w:val="24"/>
        </w:rPr>
        <w:footnoteReference w:id="81"/>
      </w:r>
      <w:r w:rsidRPr="57CA6D0B" w:rsidR="11CDBCAA">
        <w:rPr>
          <w:rFonts w:ascii="Times New Roman" w:hAnsi="Times New Roman" w:eastAsia="Times New Roman" w:cs="Times New Roman"/>
          <w:sz w:val="24"/>
          <w:szCs w:val="24"/>
        </w:rPr>
        <w:t xml:space="preserve"> </w:t>
      </w:r>
      <w:r w:rsidRPr="57CA6D0B" w:rsidR="00516493">
        <w:rPr>
          <w:rFonts w:ascii="Times New Roman" w:hAnsi="Times New Roman" w:eastAsia="Times New Roman" w:cs="Times New Roman"/>
          <w:sz w:val="24"/>
          <w:szCs w:val="24"/>
        </w:rPr>
        <w:t>However, he was un</w:t>
      </w:r>
      <w:r w:rsidRPr="57CA6D0B" w:rsidR="11CDBCAA">
        <w:rPr>
          <w:rFonts w:ascii="Times New Roman" w:hAnsi="Times New Roman" w:eastAsia="Times New Roman" w:cs="Times New Roman"/>
          <w:sz w:val="24"/>
          <w:szCs w:val="24"/>
        </w:rPr>
        <w:t>able to achieve</w:t>
      </w:r>
      <w:r w:rsidRPr="57CA6D0B" w:rsidR="00516493">
        <w:rPr>
          <w:rFonts w:ascii="Times New Roman" w:hAnsi="Times New Roman" w:eastAsia="Times New Roman" w:cs="Times New Roman"/>
          <w:sz w:val="24"/>
          <w:szCs w:val="24"/>
        </w:rPr>
        <w:t xml:space="preserve"> this </w:t>
      </w:r>
      <w:r w:rsidRPr="57CA6D0B" w:rsidR="11CDBCAA">
        <w:rPr>
          <w:rFonts w:ascii="Times New Roman" w:hAnsi="Times New Roman" w:eastAsia="Times New Roman" w:cs="Times New Roman"/>
          <w:sz w:val="24"/>
          <w:szCs w:val="24"/>
        </w:rPr>
        <w:t xml:space="preserve">in Bolivia. </w:t>
      </w:r>
      <w:r w:rsidRPr="57CA6D0B" w:rsidR="00F904E3">
        <w:rPr>
          <w:rFonts w:ascii="Times New Roman" w:hAnsi="Times New Roman" w:eastAsia="Times New Roman" w:cs="Times New Roman"/>
          <w:sz w:val="24"/>
          <w:szCs w:val="24"/>
        </w:rPr>
        <w:t>Despite his writings advocating for peasant-based revolutions,</w:t>
      </w:r>
      <w:r w:rsidRPr="57CA6D0B" w:rsidR="11CDBCAA">
        <w:rPr>
          <w:rFonts w:ascii="Times New Roman" w:hAnsi="Times New Roman" w:eastAsia="Times New Roman" w:cs="Times New Roman"/>
          <w:sz w:val="24"/>
          <w:szCs w:val="24"/>
        </w:rPr>
        <w:t xml:space="preserve"> Che </w:t>
      </w:r>
      <w:r w:rsidRPr="57CA6D0B" w:rsidR="0055672D">
        <w:rPr>
          <w:rFonts w:ascii="Times New Roman" w:hAnsi="Times New Roman" w:eastAsia="Times New Roman" w:cs="Times New Roman"/>
          <w:sz w:val="24"/>
          <w:szCs w:val="24"/>
        </w:rPr>
        <w:t xml:space="preserve">viewed the </w:t>
      </w:r>
      <w:r w:rsidRPr="57CA6D0B" w:rsidR="11CDBCAA">
        <w:rPr>
          <w:rFonts w:ascii="Times New Roman" w:hAnsi="Times New Roman" w:eastAsia="Times New Roman" w:cs="Times New Roman"/>
          <w:sz w:val="24"/>
          <w:szCs w:val="24"/>
        </w:rPr>
        <w:t>Bolivian peasant</w:t>
      </w:r>
      <w:r w:rsidRPr="57CA6D0B" w:rsidR="0055672D">
        <w:rPr>
          <w:rFonts w:ascii="Times New Roman" w:hAnsi="Times New Roman" w:eastAsia="Times New Roman" w:cs="Times New Roman"/>
          <w:sz w:val="24"/>
          <w:szCs w:val="24"/>
        </w:rPr>
        <w:t>ry with disdain, once describ</w:t>
      </w:r>
      <w:r w:rsidRPr="57CA6D0B" w:rsidR="0055672D">
        <w:rPr>
          <w:rFonts w:ascii="Times New Roman" w:hAnsi="Times New Roman" w:eastAsia="Times New Roman" w:cs="Times New Roman"/>
          <w:sz w:val="24"/>
          <w:szCs w:val="24"/>
        </w:rPr>
        <w:t>ing them as</w:t>
      </w:r>
      <w:r w:rsidRPr="57CA6D0B" w:rsidR="11CDBCAA">
        <w:rPr>
          <w:rFonts w:ascii="Times New Roman" w:hAnsi="Times New Roman" w:eastAsia="Times New Roman" w:cs="Times New Roman"/>
          <w:sz w:val="24"/>
          <w:szCs w:val="24"/>
        </w:rPr>
        <w:t xml:space="preserve"> “</w:t>
      </w:r>
      <w:r w:rsidRPr="57CA6D0B" w:rsidR="0055672D">
        <w:rPr>
          <w:rFonts w:ascii="Times New Roman" w:hAnsi="Times New Roman" w:eastAsia="Times New Roman" w:cs="Times New Roman"/>
          <w:sz w:val="24"/>
          <w:szCs w:val="24"/>
        </w:rPr>
        <w:t>t</w:t>
      </w:r>
      <w:r w:rsidRPr="57CA6D0B" w:rsidR="11CDBCAA">
        <w:rPr>
          <w:rFonts w:ascii="Times New Roman" w:hAnsi="Times New Roman" w:eastAsia="Times New Roman" w:cs="Times New Roman"/>
          <w:sz w:val="24"/>
          <w:szCs w:val="24"/>
        </w:rPr>
        <w:t>rue to type – unable to help us, but incapable of seeing the harm he can cause us</w:t>
      </w:r>
      <w:r w:rsidRPr="57CA6D0B" w:rsidR="11CDBCAA">
        <w:rPr>
          <w:rFonts w:ascii="Times New Roman" w:hAnsi="Times New Roman" w:eastAsia="Times New Roman" w:cs="Times New Roman"/>
          <w:sz w:val="24"/>
          <w:szCs w:val="24"/>
        </w:rPr>
        <w:t>.”</w:t>
      </w:r>
      <w:r w:rsidRPr="57CA6D0B" w:rsidR="74569D52">
        <w:rPr>
          <w:rStyle w:val="FootnoteReference"/>
          <w:rFonts w:ascii="Times New Roman" w:hAnsi="Times New Roman" w:eastAsia="Times New Roman" w:cs="Times New Roman"/>
          <w:sz w:val="24"/>
          <w:szCs w:val="24"/>
        </w:rPr>
        <w:footnoteReference w:id="82"/>
      </w:r>
      <w:r w:rsidRPr="57CA6D0B" w:rsidR="11CDBCAA">
        <w:rPr>
          <w:rFonts w:ascii="Times New Roman" w:hAnsi="Times New Roman" w:eastAsia="Times New Roman" w:cs="Times New Roman"/>
          <w:sz w:val="24"/>
          <w:szCs w:val="24"/>
        </w:rPr>
        <w:t xml:space="preserve"> </w:t>
      </w:r>
    </w:p>
    <w:p w:rsidR="74569D52" w:rsidP="57CA6D0B" w:rsidRDefault="11CDBCAA" w14:paraId="3D982576" w14:textId="7C67721A">
      <w:pPr>
        <w:spacing w:line="480" w:lineRule="auto"/>
        <w:ind w:firstLine="720"/>
        <w:rPr>
          <w:rFonts w:ascii="Times New Roman" w:hAnsi="Times New Roman" w:eastAsia="Times New Roman" w:cs="Times New Roman"/>
          <w:sz w:val="24"/>
          <w:szCs w:val="24"/>
        </w:rPr>
      </w:pPr>
      <w:r w:rsidRPr="57CA6D0B" w:rsidR="11CDBCAA">
        <w:rPr>
          <w:rFonts w:ascii="Times New Roman" w:hAnsi="Times New Roman" w:eastAsia="Times New Roman" w:cs="Times New Roman"/>
          <w:sz w:val="24"/>
          <w:szCs w:val="24"/>
        </w:rPr>
        <w:t>Che</w:t>
      </w:r>
      <w:r w:rsidRPr="57CA6D0B" w:rsidR="00E61F3D">
        <w:rPr>
          <w:rFonts w:ascii="Times New Roman" w:hAnsi="Times New Roman" w:eastAsia="Times New Roman" w:cs="Times New Roman"/>
          <w:sz w:val="24"/>
          <w:szCs w:val="24"/>
        </w:rPr>
        <w:t xml:space="preserve">’s lack of genuine connection with the Bolivian people hindered his efforts to build a </w:t>
      </w:r>
      <w:r w:rsidRPr="57CA6D0B" w:rsidR="11CDBCAA">
        <w:rPr>
          <w:rFonts w:ascii="Times New Roman" w:hAnsi="Times New Roman" w:eastAsia="Times New Roman" w:cs="Times New Roman"/>
          <w:sz w:val="24"/>
          <w:szCs w:val="24"/>
        </w:rPr>
        <w:t xml:space="preserve">support </w:t>
      </w:r>
      <w:r w:rsidRPr="57CA6D0B" w:rsidR="00E61F3D">
        <w:rPr>
          <w:rFonts w:ascii="Times New Roman" w:hAnsi="Times New Roman" w:eastAsia="Times New Roman" w:cs="Times New Roman"/>
          <w:sz w:val="24"/>
          <w:szCs w:val="24"/>
        </w:rPr>
        <w:t>network</w:t>
      </w:r>
      <w:r w:rsidRPr="57CA6D0B" w:rsidR="11CDBCAA">
        <w:rPr>
          <w:rFonts w:ascii="Times New Roman" w:hAnsi="Times New Roman" w:eastAsia="Times New Roman" w:cs="Times New Roman"/>
          <w:sz w:val="24"/>
          <w:szCs w:val="24"/>
        </w:rPr>
        <w:t>.</w:t>
      </w:r>
      <w:r w:rsidRPr="57CA6D0B" w:rsidR="74569D52">
        <w:rPr>
          <w:rStyle w:val="FootnoteReference"/>
          <w:rFonts w:ascii="Times New Roman" w:hAnsi="Times New Roman" w:eastAsia="Times New Roman" w:cs="Times New Roman"/>
          <w:sz w:val="24"/>
          <w:szCs w:val="24"/>
        </w:rPr>
        <w:footnoteReference w:id="83"/>
      </w:r>
      <w:r w:rsidRPr="57CA6D0B" w:rsidR="11CDBCAA">
        <w:rPr>
          <w:rFonts w:ascii="Times New Roman" w:hAnsi="Times New Roman" w:eastAsia="Times New Roman" w:cs="Times New Roman"/>
          <w:sz w:val="24"/>
          <w:szCs w:val="24"/>
        </w:rPr>
        <w:t xml:space="preserve"> </w:t>
      </w:r>
      <w:r w:rsidRPr="57CA6D0B" w:rsidR="00E61F3D">
        <w:rPr>
          <w:rFonts w:ascii="Times New Roman" w:hAnsi="Times New Roman" w:eastAsia="Times New Roman" w:cs="Times New Roman"/>
          <w:sz w:val="24"/>
          <w:szCs w:val="24"/>
        </w:rPr>
        <w:t>By the time his insurgency was u</w:t>
      </w:r>
      <w:r w:rsidRPr="57CA6D0B" w:rsidR="00E61F3D">
        <w:rPr>
          <w:rFonts w:ascii="Times New Roman" w:hAnsi="Times New Roman" w:eastAsia="Times New Roman" w:cs="Times New Roman"/>
          <w:sz w:val="24"/>
          <w:szCs w:val="24"/>
        </w:rPr>
        <w:t xml:space="preserve">nderway, </w:t>
      </w:r>
      <w:r w:rsidRPr="57CA6D0B" w:rsidR="11CDBCAA">
        <w:rPr>
          <w:rFonts w:ascii="Times New Roman" w:hAnsi="Times New Roman" w:eastAsia="Times New Roman" w:cs="Times New Roman"/>
          <w:sz w:val="24"/>
          <w:szCs w:val="24"/>
        </w:rPr>
        <w:t>the peasantry ha</w:t>
      </w:r>
      <w:r w:rsidRPr="57CA6D0B" w:rsidR="00E61F3D">
        <w:rPr>
          <w:rFonts w:ascii="Times New Roman" w:hAnsi="Times New Roman" w:eastAsia="Times New Roman" w:cs="Times New Roman"/>
          <w:sz w:val="24"/>
          <w:szCs w:val="24"/>
        </w:rPr>
        <w:t>d</w:t>
      </w:r>
      <w:r w:rsidRPr="57CA6D0B" w:rsidR="11CDBCAA">
        <w:rPr>
          <w:rFonts w:ascii="Times New Roman" w:hAnsi="Times New Roman" w:eastAsia="Times New Roman" w:cs="Times New Roman"/>
          <w:sz w:val="24"/>
          <w:szCs w:val="24"/>
        </w:rPr>
        <w:t xml:space="preserve"> </w:t>
      </w:r>
      <w:r w:rsidRPr="57CA6D0B" w:rsidR="00554EC3">
        <w:rPr>
          <w:rFonts w:ascii="Times New Roman" w:hAnsi="Times New Roman" w:eastAsia="Times New Roman" w:cs="Times New Roman"/>
          <w:sz w:val="24"/>
          <w:szCs w:val="24"/>
        </w:rPr>
        <w:t>largely sided</w:t>
      </w:r>
      <w:r w:rsidRPr="57CA6D0B" w:rsidR="00554EC3">
        <w:rPr>
          <w:rFonts w:ascii="Times New Roman" w:hAnsi="Times New Roman" w:eastAsia="Times New Roman" w:cs="Times New Roman"/>
          <w:sz w:val="24"/>
          <w:szCs w:val="24"/>
        </w:rPr>
        <w:t xml:space="preserve"> with the military, often acting</w:t>
      </w:r>
      <w:r w:rsidRPr="57CA6D0B" w:rsidR="11CDBCAA">
        <w:rPr>
          <w:rFonts w:ascii="Times New Roman" w:hAnsi="Times New Roman" w:eastAsia="Times New Roman" w:cs="Times New Roman"/>
          <w:sz w:val="24"/>
          <w:szCs w:val="24"/>
        </w:rPr>
        <w:t xml:space="preserve"> as informers against </w:t>
      </w:r>
      <w:r w:rsidRPr="57CA6D0B" w:rsidR="00554EC3">
        <w:rPr>
          <w:rFonts w:ascii="Times New Roman" w:hAnsi="Times New Roman" w:eastAsia="Times New Roman" w:cs="Times New Roman"/>
          <w:sz w:val="24"/>
          <w:szCs w:val="24"/>
        </w:rPr>
        <w:t>his group</w:t>
      </w:r>
      <w:r w:rsidRPr="57CA6D0B" w:rsidR="11CDBCAA">
        <w:rPr>
          <w:rFonts w:ascii="Times New Roman" w:hAnsi="Times New Roman" w:eastAsia="Times New Roman" w:cs="Times New Roman"/>
          <w:sz w:val="24"/>
          <w:szCs w:val="24"/>
        </w:rPr>
        <w:t>.</w:t>
      </w:r>
      <w:r w:rsidRPr="57CA6D0B" w:rsidR="74569D52">
        <w:rPr>
          <w:rStyle w:val="FootnoteReference"/>
          <w:rFonts w:ascii="Times New Roman" w:hAnsi="Times New Roman" w:eastAsia="Times New Roman" w:cs="Times New Roman"/>
          <w:sz w:val="24"/>
          <w:szCs w:val="24"/>
        </w:rPr>
        <w:footnoteReference w:id="84"/>
      </w:r>
      <w:r w:rsidRPr="57CA6D0B" w:rsidR="11CDBCAA">
        <w:rPr>
          <w:rFonts w:ascii="Times New Roman" w:hAnsi="Times New Roman" w:eastAsia="Times New Roman" w:cs="Times New Roman"/>
          <w:sz w:val="24"/>
          <w:szCs w:val="24"/>
        </w:rPr>
        <w:t xml:space="preserve"> </w:t>
      </w:r>
      <w:r w:rsidRPr="57CA6D0B" w:rsidR="00703CA1">
        <w:rPr>
          <w:rFonts w:ascii="Times New Roman" w:hAnsi="Times New Roman" w:eastAsia="Times New Roman" w:cs="Times New Roman"/>
          <w:sz w:val="24"/>
          <w:szCs w:val="24"/>
        </w:rPr>
        <w:t xml:space="preserve">His failure to humanize and rally the </w:t>
      </w:r>
      <w:r w:rsidRPr="57CA6D0B" w:rsidR="11CDBCAA">
        <w:rPr>
          <w:rFonts w:ascii="Times New Roman" w:hAnsi="Times New Roman" w:eastAsia="Times New Roman" w:cs="Times New Roman"/>
          <w:sz w:val="24"/>
          <w:szCs w:val="24"/>
        </w:rPr>
        <w:t>peasant</w:t>
      </w:r>
      <w:r w:rsidRPr="57CA6D0B" w:rsidR="00703CA1">
        <w:rPr>
          <w:rFonts w:ascii="Times New Roman" w:hAnsi="Times New Roman" w:eastAsia="Times New Roman" w:cs="Times New Roman"/>
          <w:sz w:val="24"/>
          <w:szCs w:val="24"/>
        </w:rPr>
        <w:t>s</w:t>
      </w:r>
      <w:r w:rsidRPr="57CA6D0B" w:rsidR="11CDBCAA">
        <w:rPr>
          <w:rFonts w:ascii="Times New Roman" w:hAnsi="Times New Roman" w:eastAsia="Times New Roman" w:cs="Times New Roman"/>
          <w:sz w:val="24"/>
          <w:szCs w:val="24"/>
        </w:rPr>
        <w:t xml:space="preserve"> </w:t>
      </w:r>
      <w:r w:rsidRPr="57CA6D0B" w:rsidR="00703CA1">
        <w:rPr>
          <w:rFonts w:ascii="Times New Roman" w:hAnsi="Times New Roman" w:eastAsia="Times New Roman" w:cs="Times New Roman"/>
          <w:sz w:val="24"/>
          <w:szCs w:val="24"/>
        </w:rPr>
        <w:t xml:space="preserve">left him isolated, and the lack of local support </w:t>
      </w:r>
      <w:r w:rsidRPr="57CA6D0B" w:rsidR="00703CA1">
        <w:rPr>
          <w:rFonts w:ascii="Times New Roman" w:hAnsi="Times New Roman" w:eastAsia="Times New Roman" w:cs="Times New Roman"/>
          <w:sz w:val="24"/>
          <w:szCs w:val="24"/>
        </w:rPr>
        <w:t>ultimately led</w:t>
      </w:r>
      <w:r w:rsidRPr="57CA6D0B" w:rsidR="00703CA1">
        <w:rPr>
          <w:rFonts w:ascii="Times New Roman" w:hAnsi="Times New Roman" w:eastAsia="Times New Roman" w:cs="Times New Roman"/>
          <w:sz w:val="24"/>
          <w:szCs w:val="24"/>
        </w:rPr>
        <w:t xml:space="preserve"> to his capture and execution.</w:t>
      </w:r>
    </w:p>
    <w:p w:rsidR="00C72DED" w:rsidP="57CA6D0B" w:rsidRDefault="11CDBCAA" w14:paraId="37C78C71" w14:textId="77777777">
      <w:pPr>
        <w:spacing w:line="480" w:lineRule="auto"/>
        <w:ind w:firstLine="720"/>
        <w:rPr>
          <w:rFonts w:ascii="Times New Roman" w:hAnsi="Times New Roman" w:eastAsia="Times New Roman" w:cs="Times New Roman"/>
          <w:sz w:val="24"/>
          <w:szCs w:val="24"/>
        </w:rPr>
      </w:pPr>
      <w:r w:rsidRPr="57CA6D0B" w:rsidR="11CDBCAA">
        <w:rPr>
          <w:rFonts w:ascii="Times New Roman" w:hAnsi="Times New Roman" w:eastAsia="Times New Roman" w:cs="Times New Roman"/>
          <w:sz w:val="24"/>
          <w:szCs w:val="24"/>
        </w:rPr>
        <w:t>Che’s</w:t>
      </w:r>
      <w:r w:rsidRPr="57CA6D0B" w:rsidR="11CDBCAA">
        <w:rPr>
          <w:rFonts w:ascii="Times New Roman" w:hAnsi="Times New Roman" w:eastAsia="Times New Roman" w:cs="Times New Roman"/>
          <w:sz w:val="24"/>
          <w:szCs w:val="24"/>
        </w:rPr>
        <w:t xml:space="preserve"> personal ideology</w:t>
      </w:r>
      <w:r w:rsidRPr="57CA6D0B" w:rsidR="00B318AC">
        <w:rPr>
          <w:rFonts w:ascii="Times New Roman" w:hAnsi="Times New Roman" w:eastAsia="Times New Roman" w:cs="Times New Roman"/>
          <w:sz w:val="24"/>
          <w:szCs w:val="24"/>
        </w:rPr>
        <w:t>, shaped by the Cuban Revolution and</w:t>
      </w:r>
      <w:r w:rsidRPr="57CA6D0B" w:rsidR="11CDBCAA">
        <w:rPr>
          <w:rFonts w:ascii="Times New Roman" w:hAnsi="Times New Roman" w:eastAsia="Times New Roman" w:cs="Times New Roman"/>
          <w:sz w:val="24"/>
          <w:szCs w:val="24"/>
        </w:rPr>
        <w:t xml:space="preserve"> the July 26th Movement</w:t>
      </w:r>
      <w:r w:rsidRPr="57CA6D0B" w:rsidR="00B318AC">
        <w:rPr>
          <w:rFonts w:ascii="Times New Roman" w:hAnsi="Times New Roman" w:eastAsia="Times New Roman" w:cs="Times New Roman"/>
          <w:sz w:val="24"/>
          <w:szCs w:val="24"/>
        </w:rPr>
        <w:t>, also contributed to his failure in Boliv</w:t>
      </w:r>
      <w:r w:rsidRPr="57CA6D0B" w:rsidR="00B318AC">
        <w:rPr>
          <w:rFonts w:ascii="Times New Roman" w:hAnsi="Times New Roman" w:eastAsia="Times New Roman" w:cs="Times New Roman"/>
          <w:sz w:val="24"/>
          <w:szCs w:val="24"/>
        </w:rPr>
        <w:t>ia.</w:t>
      </w:r>
      <w:r w:rsidRPr="57CA6D0B" w:rsidR="11CDBCAA">
        <w:rPr>
          <w:rFonts w:ascii="Times New Roman" w:hAnsi="Times New Roman" w:eastAsia="Times New Roman" w:cs="Times New Roman"/>
          <w:sz w:val="24"/>
          <w:szCs w:val="24"/>
        </w:rPr>
        <w:t xml:space="preserve"> </w:t>
      </w:r>
      <w:r w:rsidRPr="57CA6D0B" w:rsidR="00B318AC">
        <w:rPr>
          <w:rFonts w:ascii="Times New Roman" w:hAnsi="Times New Roman" w:eastAsia="Times New Roman" w:cs="Times New Roman"/>
          <w:sz w:val="24"/>
          <w:szCs w:val="24"/>
        </w:rPr>
        <w:t>H</w:t>
      </w:r>
      <w:r w:rsidRPr="57CA6D0B" w:rsidR="11CDBCAA">
        <w:rPr>
          <w:rFonts w:ascii="Times New Roman" w:hAnsi="Times New Roman" w:eastAsia="Times New Roman" w:cs="Times New Roman"/>
          <w:sz w:val="24"/>
          <w:szCs w:val="24"/>
        </w:rPr>
        <w:t xml:space="preserve">e believed that </w:t>
      </w:r>
      <w:r w:rsidRPr="57CA6D0B" w:rsidR="5C1FC73D">
        <w:rPr>
          <w:rFonts w:ascii="Times New Roman" w:hAnsi="Times New Roman" w:eastAsia="Times New Roman" w:cs="Times New Roman"/>
          <w:sz w:val="24"/>
          <w:szCs w:val="24"/>
        </w:rPr>
        <w:t>guerrilla</w:t>
      </w:r>
      <w:r w:rsidRPr="57CA6D0B" w:rsidR="11CDBCAA">
        <w:rPr>
          <w:rFonts w:ascii="Times New Roman" w:hAnsi="Times New Roman" w:eastAsia="Times New Roman" w:cs="Times New Roman"/>
          <w:sz w:val="24"/>
          <w:szCs w:val="24"/>
        </w:rPr>
        <w:t xml:space="preserve"> </w:t>
      </w:r>
      <w:r w:rsidRPr="57CA6D0B" w:rsidR="00B318AC">
        <w:rPr>
          <w:rFonts w:ascii="Times New Roman" w:hAnsi="Times New Roman" w:eastAsia="Times New Roman" w:cs="Times New Roman"/>
          <w:sz w:val="24"/>
          <w:szCs w:val="24"/>
        </w:rPr>
        <w:t>warfare should be “</w:t>
      </w:r>
      <w:r w:rsidRPr="57CA6D0B" w:rsidR="11CDBCAA">
        <w:rPr>
          <w:rFonts w:ascii="Times New Roman" w:hAnsi="Times New Roman" w:eastAsia="Times New Roman" w:cs="Times New Roman"/>
          <w:sz w:val="24"/>
          <w:szCs w:val="24"/>
        </w:rPr>
        <w:t xml:space="preserve">a war of </w:t>
      </w:r>
      <w:r w:rsidRPr="57CA6D0B" w:rsidR="11CDBCAA">
        <w:rPr>
          <w:rFonts w:ascii="Times New Roman" w:hAnsi="Times New Roman" w:eastAsia="Times New Roman" w:cs="Times New Roman"/>
          <w:sz w:val="24"/>
          <w:szCs w:val="24"/>
        </w:rPr>
        <w:t>the masses, a war of the people</w:t>
      </w:r>
      <w:r w:rsidRPr="57CA6D0B" w:rsidR="11CDBCAA">
        <w:rPr>
          <w:rFonts w:ascii="Times New Roman" w:hAnsi="Times New Roman" w:eastAsia="Times New Roman" w:cs="Times New Roman"/>
          <w:sz w:val="24"/>
          <w:szCs w:val="24"/>
        </w:rPr>
        <w:lastRenderedPageBreak/>
        <w:t>.”</w:t>
      </w:r>
      <w:r w:rsidRPr="57CA6D0B" w:rsidR="74569D52">
        <w:rPr>
          <w:rStyle w:val="FootnoteReference"/>
          <w:rFonts w:ascii="Times New Roman" w:hAnsi="Times New Roman" w:eastAsia="Times New Roman" w:cs="Times New Roman"/>
          <w:sz w:val="24"/>
          <w:szCs w:val="24"/>
        </w:rPr>
        <w:footnoteReference w:id="85"/>
      </w:r>
      <w:r w:rsidRPr="57CA6D0B" w:rsidR="11CDBCAA">
        <w:rPr>
          <w:rFonts w:ascii="Times New Roman" w:hAnsi="Times New Roman" w:eastAsia="Times New Roman" w:cs="Times New Roman"/>
          <w:sz w:val="24"/>
          <w:szCs w:val="24"/>
        </w:rPr>
        <w:t xml:space="preserve"> </w:t>
      </w:r>
      <w:r w:rsidRPr="57CA6D0B" w:rsidR="00C72DED">
        <w:rPr>
          <w:rFonts w:ascii="Times New Roman" w:hAnsi="Times New Roman" w:eastAsia="Times New Roman" w:cs="Times New Roman"/>
          <w:sz w:val="24"/>
          <w:szCs w:val="24"/>
        </w:rPr>
        <w:t>However, in Bolivia, he struggled to mobilize local support, leading him to acknowledge his group as nothing more than</w:t>
      </w:r>
      <w:r w:rsidRPr="57CA6D0B" w:rsidR="00C72DED">
        <w:rPr>
          <w:rFonts w:ascii="Times New Roman" w:hAnsi="Times New Roman" w:eastAsia="Times New Roman" w:cs="Times New Roman"/>
          <w:sz w:val="24"/>
          <w:szCs w:val="24"/>
        </w:rPr>
        <w:t xml:space="preserve"> a </w:t>
      </w:r>
      <w:r w:rsidRPr="57CA6D0B" w:rsidR="11CDBCAA">
        <w:rPr>
          <w:rFonts w:ascii="Times New Roman" w:hAnsi="Times New Roman" w:eastAsia="Times New Roman" w:cs="Times New Roman"/>
          <w:sz w:val="24"/>
          <w:szCs w:val="24"/>
        </w:rPr>
        <w:t xml:space="preserve">bandit </w:t>
      </w:r>
      <w:r w:rsidRPr="57CA6D0B" w:rsidR="00C72DED">
        <w:rPr>
          <w:rFonts w:ascii="Times New Roman" w:hAnsi="Times New Roman" w:eastAsia="Times New Roman" w:cs="Times New Roman"/>
          <w:sz w:val="24"/>
          <w:szCs w:val="24"/>
        </w:rPr>
        <w:t>faction</w:t>
      </w:r>
      <w:r w:rsidRPr="57CA6D0B" w:rsidR="11CDBCAA">
        <w:rPr>
          <w:rFonts w:ascii="Times New Roman" w:hAnsi="Times New Roman" w:eastAsia="Times New Roman" w:cs="Times New Roman"/>
          <w:sz w:val="24"/>
          <w:szCs w:val="24"/>
        </w:rPr>
        <w:t xml:space="preserve">. </w:t>
      </w:r>
    </w:p>
    <w:p w:rsidR="74569D52" w:rsidP="57CA6D0B" w:rsidRDefault="11CDBCAA" w14:paraId="1B6D7F69" w14:textId="636A34C9">
      <w:pPr>
        <w:spacing w:line="480" w:lineRule="auto"/>
        <w:ind w:firstLine="720"/>
        <w:rPr>
          <w:rFonts w:ascii="Times New Roman" w:hAnsi="Times New Roman" w:eastAsia="Times New Roman" w:cs="Times New Roman"/>
          <w:sz w:val="24"/>
          <w:szCs w:val="24"/>
        </w:rPr>
      </w:pPr>
      <w:r w:rsidRPr="57CA6D0B" w:rsidR="11CDBCAA">
        <w:rPr>
          <w:rFonts w:ascii="Times New Roman" w:hAnsi="Times New Roman" w:eastAsia="Times New Roman" w:cs="Times New Roman"/>
          <w:sz w:val="24"/>
          <w:szCs w:val="24"/>
        </w:rPr>
        <w:t xml:space="preserve">The </w:t>
      </w:r>
      <w:r w:rsidRPr="57CA6D0B" w:rsidR="11CDBCAA">
        <w:rPr>
          <w:rFonts w:ascii="Times New Roman" w:hAnsi="Times New Roman" w:eastAsia="Times New Roman" w:cs="Times New Roman"/>
          <w:sz w:val="24"/>
          <w:szCs w:val="24"/>
        </w:rPr>
        <w:t>Cuba</w:t>
      </w:r>
      <w:r w:rsidRPr="57CA6D0B" w:rsidR="007D2CDA">
        <w:rPr>
          <w:rFonts w:ascii="Times New Roman" w:hAnsi="Times New Roman" w:eastAsia="Times New Roman" w:cs="Times New Roman"/>
          <w:sz w:val="24"/>
          <w:szCs w:val="24"/>
        </w:rPr>
        <w:t>n Revolution</w:t>
      </w:r>
      <w:r w:rsidRPr="57CA6D0B" w:rsidR="00DB5EF0">
        <w:rPr>
          <w:rFonts w:ascii="Times New Roman" w:hAnsi="Times New Roman" w:eastAsia="Times New Roman" w:cs="Times New Roman"/>
          <w:sz w:val="24"/>
          <w:szCs w:val="24"/>
        </w:rPr>
        <w:t>’s relative success misled Che into believing that similar ta</w:t>
      </w:r>
      <w:r w:rsidRPr="57CA6D0B" w:rsidR="00DB5EF0">
        <w:rPr>
          <w:rFonts w:ascii="Times New Roman" w:hAnsi="Times New Roman" w:eastAsia="Times New Roman" w:cs="Times New Roman"/>
          <w:sz w:val="24"/>
          <w:szCs w:val="24"/>
        </w:rPr>
        <w:t>ctics could be applied universally across</w:t>
      </w:r>
      <w:r w:rsidRPr="57CA6D0B" w:rsidR="11CDBCAA">
        <w:rPr>
          <w:rFonts w:ascii="Times New Roman" w:hAnsi="Times New Roman" w:eastAsia="Times New Roman" w:cs="Times New Roman"/>
          <w:sz w:val="24"/>
          <w:szCs w:val="24"/>
        </w:rPr>
        <w:t xml:space="preserve"> </w:t>
      </w:r>
      <w:r w:rsidRPr="57CA6D0B" w:rsidR="11CDBCAA">
        <w:rPr>
          <w:rFonts w:ascii="Times New Roman" w:hAnsi="Times New Roman" w:eastAsia="Times New Roman" w:cs="Times New Roman"/>
          <w:sz w:val="24"/>
          <w:szCs w:val="24"/>
        </w:rPr>
        <w:t>Latin America</w:t>
      </w:r>
      <w:r w:rsidRPr="57CA6D0B" w:rsidR="004F39BB">
        <w:rPr>
          <w:rFonts w:ascii="Times New Roman" w:hAnsi="Times New Roman" w:eastAsia="Times New Roman" w:cs="Times New Roman"/>
          <w:sz w:val="24"/>
          <w:szCs w:val="24"/>
        </w:rPr>
        <w:t>.</w:t>
      </w:r>
      <w:r w:rsidRPr="57CA6D0B" w:rsidR="11CDBCAA">
        <w:rPr>
          <w:rFonts w:ascii="Times New Roman" w:hAnsi="Times New Roman" w:eastAsia="Times New Roman" w:cs="Times New Roman"/>
          <w:sz w:val="24"/>
          <w:szCs w:val="24"/>
        </w:rPr>
        <w:t xml:space="preserve"> </w:t>
      </w:r>
      <w:r w:rsidRPr="57CA6D0B" w:rsidR="11CDBCAA">
        <w:rPr>
          <w:rFonts w:ascii="Times New Roman" w:hAnsi="Times New Roman" w:eastAsia="Times New Roman" w:cs="Times New Roman"/>
          <w:sz w:val="24"/>
          <w:szCs w:val="24"/>
        </w:rPr>
        <w:t>Cuba</w:t>
      </w:r>
      <w:r w:rsidRPr="57CA6D0B" w:rsidR="004F39BB">
        <w:rPr>
          <w:rFonts w:ascii="Times New Roman" w:hAnsi="Times New Roman" w:eastAsia="Times New Roman" w:cs="Times New Roman"/>
          <w:sz w:val="24"/>
          <w:szCs w:val="24"/>
        </w:rPr>
        <w:t>’s</w:t>
      </w:r>
      <w:r w:rsidRPr="57CA6D0B" w:rsidR="11CDBCAA">
        <w:rPr>
          <w:rFonts w:ascii="Times New Roman" w:hAnsi="Times New Roman" w:eastAsia="Times New Roman" w:cs="Times New Roman"/>
          <w:sz w:val="24"/>
          <w:szCs w:val="24"/>
        </w:rPr>
        <w:t xml:space="preserve"> </w:t>
      </w:r>
      <w:r w:rsidRPr="57CA6D0B" w:rsidR="004F39BB">
        <w:rPr>
          <w:rFonts w:ascii="Times New Roman" w:hAnsi="Times New Roman" w:eastAsia="Times New Roman" w:cs="Times New Roman"/>
          <w:sz w:val="24"/>
          <w:szCs w:val="24"/>
        </w:rPr>
        <w:t>un</w:t>
      </w:r>
      <w:r w:rsidRPr="57CA6D0B" w:rsidR="004F39BB">
        <w:rPr>
          <w:rFonts w:ascii="Times New Roman" w:hAnsi="Times New Roman" w:eastAsia="Times New Roman" w:cs="Times New Roman"/>
          <w:sz w:val="24"/>
          <w:szCs w:val="24"/>
        </w:rPr>
        <w:t xml:space="preserve">ique position </w:t>
      </w:r>
      <w:r w:rsidRPr="57CA6D0B" w:rsidR="11CDBCAA">
        <w:rPr>
          <w:rFonts w:ascii="Times New Roman" w:hAnsi="Times New Roman" w:eastAsia="Times New Roman" w:cs="Times New Roman"/>
          <w:sz w:val="24"/>
          <w:szCs w:val="24"/>
        </w:rPr>
        <w:t xml:space="preserve">as one of the weakest links in the </w:t>
      </w:r>
      <w:r w:rsidRPr="57CA6D0B" w:rsidR="00CE6E3E">
        <w:rPr>
          <w:rFonts w:ascii="Times New Roman" w:hAnsi="Times New Roman" w:eastAsia="Times New Roman" w:cs="Times New Roman"/>
          <w:sz w:val="24"/>
          <w:szCs w:val="24"/>
        </w:rPr>
        <w:t xml:space="preserve">global </w:t>
      </w:r>
      <w:r w:rsidRPr="57CA6D0B" w:rsidR="11CDBCAA">
        <w:rPr>
          <w:rFonts w:ascii="Times New Roman" w:hAnsi="Times New Roman" w:eastAsia="Times New Roman" w:cs="Times New Roman"/>
          <w:sz w:val="24"/>
          <w:szCs w:val="24"/>
        </w:rPr>
        <w:t>capitalist</w:t>
      </w:r>
      <w:r w:rsidRPr="57CA6D0B" w:rsidR="00CE6E3E">
        <w:rPr>
          <w:rFonts w:ascii="Times New Roman" w:hAnsi="Times New Roman" w:eastAsia="Times New Roman" w:cs="Times New Roman"/>
          <w:sz w:val="24"/>
          <w:szCs w:val="24"/>
        </w:rPr>
        <w:t xml:space="preserve"> system</w:t>
      </w:r>
      <w:r w:rsidRPr="57CA6D0B" w:rsidR="11CDBCAA">
        <w:rPr>
          <w:rFonts w:ascii="Times New Roman" w:hAnsi="Times New Roman" w:eastAsia="Times New Roman" w:cs="Times New Roman"/>
          <w:sz w:val="24"/>
          <w:szCs w:val="24"/>
        </w:rPr>
        <w:t xml:space="preserve"> allow</w:t>
      </w:r>
      <w:r w:rsidRPr="57CA6D0B" w:rsidR="00A53340">
        <w:rPr>
          <w:rFonts w:ascii="Times New Roman" w:hAnsi="Times New Roman" w:eastAsia="Times New Roman" w:cs="Times New Roman"/>
          <w:sz w:val="24"/>
          <w:szCs w:val="24"/>
        </w:rPr>
        <w:t>ed</w:t>
      </w:r>
      <w:r w:rsidRPr="57CA6D0B" w:rsidR="11CDBCAA">
        <w:rPr>
          <w:rFonts w:ascii="Times New Roman" w:hAnsi="Times New Roman" w:eastAsia="Times New Roman" w:cs="Times New Roman"/>
          <w:sz w:val="24"/>
          <w:szCs w:val="24"/>
        </w:rPr>
        <w:t xml:space="preserve"> for a </w:t>
      </w:r>
      <w:r w:rsidRPr="57CA6D0B" w:rsidR="00A53340">
        <w:rPr>
          <w:rFonts w:ascii="Times New Roman" w:hAnsi="Times New Roman" w:eastAsia="Times New Roman" w:cs="Times New Roman"/>
          <w:sz w:val="24"/>
          <w:szCs w:val="24"/>
        </w:rPr>
        <w:t>different</w:t>
      </w:r>
      <w:r w:rsidRPr="57CA6D0B" w:rsidR="00A53340">
        <w:rPr>
          <w:rFonts w:ascii="Times New Roman" w:hAnsi="Times New Roman" w:eastAsia="Times New Roman" w:cs="Times New Roman"/>
          <w:sz w:val="24"/>
          <w:szCs w:val="24"/>
        </w:rPr>
        <w:t xml:space="preserve"> revolutionary trajectory</w:t>
      </w:r>
      <w:r w:rsidRPr="57CA6D0B" w:rsidR="003A54E2">
        <w:rPr>
          <w:rFonts w:ascii="Times New Roman" w:hAnsi="Times New Roman" w:eastAsia="Times New Roman" w:cs="Times New Roman"/>
          <w:sz w:val="24"/>
          <w:szCs w:val="24"/>
        </w:rPr>
        <w:t xml:space="preserve"> than what</w:t>
      </w:r>
      <w:r w:rsidRPr="57CA6D0B" w:rsidR="003A54E2">
        <w:rPr>
          <w:rFonts w:ascii="Times New Roman" w:hAnsi="Times New Roman" w:eastAsia="Times New Roman" w:cs="Times New Roman"/>
          <w:sz w:val="24"/>
          <w:szCs w:val="24"/>
        </w:rPr>
        <w:t xml:space="preserve"> </w:t>
      </w:r>
      <w:r w:rsidRPr="57CA6D0B" w:rsidR="11CDBCAA">
        <w:rPr>
          <w:rFonts w:ascii="Times New Roman" w:hAnsi="Times New Roman" w:eastAsia="Times New Roman" w:cs="Times New Roman"/>
          <w:sz w:val="24"/>
          <w:szCs w:val="24"/>
        </w:rPr>
        <w:t>Bolivia</w:t>
      </w:r>
      <w:r w:rsidRPr="57CA6D0B" w:rsidR="003A54E2">
        <w:rPr>
          <w:rFonts w:ascii="Times New Roman" w:hAnsi="Times New Roman" w:eastAsia="Times New Roman" w:cs="Times New Roman"/>
          <w:sz w:val="24"/>
          <w:szCs w:val="24"/>
        </w:rPr>
        <w:t>, a nation with a recently completed capitalistic revolution, could support</w:t>
      </w:r>
      <w:r w:rsidRPr="57CA6D0B" w:rsidR="11CDBCAA">
        <w:rPr>
          <w:rFonts w:ascii="Times New Roman" w:hAnsi="Times New Roman" w:eastAsia="Times New Roman" w:cs="Times New Roman"/>
          <w:sz w:val="24"/>
          <w:szCs w:val="24"/>
        </w:rPr>
        <w:t>.</w:t>
      </w:r>
      <w:r w:rsidRPr="57CA6D0B" w:rsidR="74569D52">
        <w:rPr>
          <w:rStyle w:val="FootnoteReference"/>
          <w:rFonts w:ascii="Times New Roman" w:hAnsi="Times New Roman" w:eastAsia="Times New Roman" w:cs="Times New Roman"/>
          <w:sz w:val="24"/>
          <w:szCs w:val="24"/>
        </w:rPr>
        <w:footnoteReference w:id="86"/>
      </w:r>
      <w:r w:rsidRPr="57CA6D0B" w:rsidR="00BA1B53">
        <w:rPr>
          <w:rFonts w:ascii="Times New Roman" w:hAnsi="Times New Roman" w:eastAsia="Times New Roman" w:cs="Times New Roman"/>
          <w:sz w:val="24"/>
          <w:szCs w:val="24"/>
        </w:rPr>
        <w:t xml:space="preserve"> Che’s inability to reconcile these differences with his ideology </w:t>
      </w:r>
      <w:r w:rsidRPr="57CA6D0B" w:rsidR="00CF7227">
        <w:rPr>
          <w:rFonts w:ascii="Times New Roman" w:hAnsi="Times New Roman" w:eastAsia="Times New Roman" w:cs="Times New Roman"/>
          <w:sz w:val="24"/>
          <w:szCs w:val="24"/>
        </w:rPr>
        <w:t>resulted in a campaign that was ill-suited to Bolivia’s socio-political environment</w:t>
      </w:r>
      <w:r w:rsidRPr="57CA6D0B" w:rsidR="00CF7227">
        <w:rPr>
          <w:rFonts w:ascii="Times New Roman" w:hAnsi="Times New Roman" w:eastAsia="Times New Roman" w:cs="Times New Roman"/>
          <w:sz w:val="24"/>
          <w:szCs w:val="24"/>
        </w:rPr>
        <w:t>.</w:t>
      </w:r>
      <w:r w:rsidRPr="57CA6D0B" w:rsidR="11CDBCAA">
        <w:rPr>
          <w:rFonts w:ascii="Times New Roman" w:hAnsi="Times New Roman" w:eastAsia="Times New Roman" w:cs="Times New Roman"/>
          <w:sz w:val="24"/>
          <w:szCs w:val="24"/>
        </w:rPr>
        <w:t xml:space="preserve">  </w:t>
      </w:r>
    </w:p>
    <w:p w:rsidR="5C367E8B" w:rsidP="57CA6D0B" w:rsidRDefault="5C367E8B" w14:paraId="75C33037" w14:textId="4EF82BDE">
      <w:pPr>
        <w:spacing w:line="480" w:lineRule="auto"/>
        <w:ind w:firstLine="720"/>
        <w:rPr>
          <w:rFonts w:ascii="Times New Roman" w:hAnsi="Times New Roman" w:eastAsia="Times New Roman" w:cs="Times New Roman"/>
          <w:sz w:val="24"/>
          <w:szCs w:val="24"/>
        </w:rPr>
      </w:pPr>
      <w:r w:rsidRPr="57CA6D0B" w:rsidR="74569D52">
        <w:rPr>
          <w:rFonts w:ascii="Times New Roman" w:hAnsi="Times New Roman" w:eastAsia="Times New Roman" w:cs="Times New Roman"/>
          <w:sz w:val="24"/>
          <w:szCs w:val="24"/>
        </w:rPr>
        <w:t>Che</w:t>
      </w:r>
      <w:r w:rsidRPr="57CA6D0B" w:rsidR="00BA1615">
        <w:rPr>
          <w:rFonts w:ascii="Times New Roman" w:hAnsi="Times New Roman" w:eastAsia="Times New Roman" w:cs="Times New Roman"/>
          <w:sz w:val="24"/>
          <w:szCs w:val="24"/>
        </w:rPr>
        <w:t xml:space="preserve"> Guevara’s</w:t>
      </w:r>
      <w:r w:rsidRPr="57CA6D0B" w:rsidR="74569D52">
        <w:rPr>
          <w:rFonts w:ascii="Times New Roman" w:hAnsi="Times New Roman" w:eastAsia="Times New Roman" w:cs="Times New Roman"/>
          <w:sz w:val="24"/>
          <w:szCs w:val="24"/>
        </w:rPr>
        <w:t xml:space="preserve"> failure in Bolivia</w:t>
      </w:r>
      <w:r w:rsidRPr="57CA6D0B" w:rsidR="00BA1615">
        <w:rPr>
          <w:rFonts w:ascii="Times New Roman" w:hAnsi="Times New Roman" w:eastAsia="Times New Roman" w:cs="Times New Roman"/>
          <w:sz w:val="24"/>
          <w:szCs w:val="24"/>
        </w:rPr>
        <w:t xml:space="preserve"> was due to a combination of factors:</w:t>
      </w:r>
      <w:r w:rsidRPr="57CA6D0B" w:rsidR="00BA1615">
        <w:rPr>
          <w:rFonts w:ascii="Times New Roman" w:hAnsi="Times New Roman" w:eastAsia="Times New Roman" w:cs="Times New Roman"/>
          <w:sz w:val="24"/>
          <w:szCs w:val="24"/>
        </w:rPr>
        <w:t xml:space="preserve"> </w:t>
      </w:r>
      <w:r w:rsidRPr="57CA6D0B" w:rsidR="74569D52">
        <w:rPr>
          <w:rFonts w:ascii="Times New Roman" w:hAnsi="Times New Roman" w:eastAsia="Times New Roman" w:cs="Times New Roman"/>
          <w:sz w:val="24"/>
          <w:szCs w:val="24"/>
        </w:rPr>
        <w:t xml:space="preserve">his </w:t>
      </w:r>
      <w:r w:rsidRPr="57CA6D0B" w:rsidR="00BA1615">
        <w:rPr>
          <w:rFonts w:ascii="Times New Roman" w:hAnsi="Times New Roman" w:eastAsia="Times New Roman" w:cs="Times New Roman"/>
          <w:sz w:val="24"/>
          <w:szCs w:val="24"/>
        </w:rPr>
        <w:t>misco</w:t>
      </w:r>
      <w:r w:rsidRPr="57CA6D0B" w:rsidR="00BA1615">
        <w:rPr>
          <w:rFonts w:ascii="Times New Roman" w:hAnsi="Times New Roman" w:eastAsia="Times New Roman" w:cs="Times New Roman"/>
          <w:sz w:val="24"/>
          <w:szCs w:val="24"/>
        </w:rPr>
        <w:t>nceptions about</w:t>
      </w:r>
      <w:r w:rsidRPr="57CA6D0B" w:rsidR="74569D52">
        <w:rPr>
          <w:rFonts w:ascii="Times New Roman" w:hAnsi="Times New Roman" w:eastAsia="Times New Roman" w:cs="Times New Roman"/>
          <w:sz w:val="24"/>
          <w:szCs w:val="24"/>
        </w:rPr>
        <w:t xml:space="preserve"> the p</w:t>
      </w:r>
      <w:r w:rsidRPr="57CA6D0B" w:rsidR="00BA1615">
        <w:rPr>
          <w:rFonts w:ascii="Times New Roman" w:hAnsi="Times New Roman" w:eastAsia="Times New Roman" w:cs="Times New Roman"/>
          <w:sz w:val="24"/>
          <w:szCs w:val="24"/>
        </w:rPr>
        <w:t>easantry</w:t>
      </w:r>
      <w:r w:rsidRPr="57CA6D0B" w:rsidR="74569D52">
        <w:rPr>
          <w:rFonts w:ascii="Times New Roman" w:hAnsi="Times New Roman" w:eastAsia="Times New Roman" w:cs="Times New Roman"/>
          <w:sz w:val="24"/>
          <w:szCs w:val="24"/>
        </w:rPr>
        <w:t>,</w:t>
      </w:r>
      <w:r w:rsidRPr="57CA6D0B" w:rsidR="74569D52">
        <w:rPr>
          <w:rFonts w:ascii="Times New Roman" w:hAnsi="Times New Roman" w:eastAsia="Times New Roman" w:cs="Times New Roman"/>
          <w:sz w:val="24"/>
          <w:szCs w:val="24"/>
        </w:rPr>
        <w:t xml:space="preserve"> his inability to </w:t>
      </w:r>
      <w:r w:rsidRPr="57CA6D0B" w:rsidR="00E4758D">
        <w:rPr>
          <w:rFonts w:ascii="Times New Roman" w:hAnsi="Times New Roman" w:eastAsia="Times New Roman" w:cs="Times New Roman"/>
          <w:sz w:val="24"/>
          <w:szCs w:val="24"/>
        </w:rPr>
        <w:t>adapt his tactics</w:t>
      </w:r>
      <w:r w:rsidRPr="57CA6D0B" w:rsidR="74569D52">
        <w:rPr>
          <w:rFonts w:ascii="Times New Roman" w:hAnsi="Times New Roman" w:eastAsia="Times New Roman" w:cs="Times New Roman"/>
          <w:sz w:val="24"/>
          <w:szCs w:val="24"/>
        </w:rPr>
        <w:t xml:space="preserve">, </w:t>
      </w:r>
      <w:r w:rsidRPr="57CA6D0B" w:rsidR="00E4758D">
        <w:rPr>
          <w:rFonts w:ascii="Times New Roman" w:hAnsi="Times New Roman" w:eastAsia="Times New Roman" w:cs="Times New Roman"/>
          <w:sz w:val="24"/>
          <w:szCs w:val="24"/>
        </w:rPr>
        <w:t>and his failure to build local support</w:t>
      </w:r>
      <w:r w:rsidRPr="57CA6D0B" w:rsidR="74569D52">
        <w:rPr>
          <w:rFonts w:ascii="Times New Roman" w:hAnsi="Times New Roman" w:eastAsia="Times New Roman" w:cs="Times New Roman"/>
          <w:sz w:val="24"/>
          <w:szCs w:val="24"/>
        </w:rPr>
        <w:t>.</w:t>
      </w:r>
      <w:r w:rsidRPr="57CA6D0B" w:rsidR="004D0AAB">
        <w:rPr>
          <w:rFonts w:ascii="Times New Roman" w:hAnsi="Times New Roman" w:eastAsia="Times New Roman" w:cs="Times New Roman"/>
          <w:sz w:val="24"/>
          <w:szCs w:val="24"/>
        </w:rPr>
        <w:t xml:space="preserve"> His rigid adherence to lessons from the Cuban Revolution and </w:t>
      </w:r>
      <w:r w:rsidRPr="57CA6D0B" w:rsidR="004D0720">
        <w:rPr>
          <w:rFonts w:ascii="Times New Roman" w:hAnsi="Times New Roman" w:eastAsia="Times New Roman" w:cs="Times New Roman"/>
          <w:sz w:val="24"/>
          <w:szCs w:val="24"/>
        </w:rPr>
        <w:t xml:space="preserve">his misreading </w:t>
      </w:r>
      <w:r w:rsidRPr="57CA6D0B" w:rsidR="004D0720">
        <w:rPr>
          <w:rFonts w:ascii="Times New Roman" w:hAnsi="Times New Roman" w:eastAsia="Times New Roman" w:cs="Times New Roman"/>
          <w:sz w:val="24"/>
          <w:szCs w:val="24"/>
        </w:rPr>
        <w:t>og</w:t>
      </w:r>
      <w:r w:rsidRPr="57CA6D0B" w:rsidR="004D0720">
        <w:rPr>
          <w:rFonts w:ascii="Times New Roman" w:hAnsi="Times New Roman" w:eastAsia="Times New Roman" w:cs="Times New Roman"/>
          <w:sz w:val="24"/>
          <w:szCs w:val="24"/>
        </w:rPr>
        <w:t xml:space="preserve"> Bolivia’s unique circumstances sealed his fate.</w:t>
      </w:r>
      <w:r w:rsidRPr="57CA6D0B" w:rsidR="74569D52">
        <w:rPr>
          <w:rFonts w:ascii="Times New Roman" w:hAnsi="Times New Roman" w:eastAsia="Times New Roman" w:cs="Times New Roman"/>
          <w:sz w:val="24"/>
          <w:szCs w:val="24"/>
        </w:rPr>
        <w:t xml:space="preserve"> </w:t>
      </w:r>
      <w:r w:rsidRPr="57CA6D0B" w:rsidR="00EA1FED">
        <w:rPr>
          <w:rFonts w:ascii="Times New Roman" w:hAnsi="Times New Roman" w:eastAsia="Times New Roman" w:cs="Times New Roman"/>
          <w:sz w:val="24"/>
          <w:szCs w:val="24"/>
        </w:rPr>
        <w:t xml:space="preserve">Che’s defeat </w:t>
      </w:r>
      <w:r w:rsidRPr="57CA6D0B" w:rsidR="74569D52">
        <w:rPr>
          <w:rFonts w:ascii="Times New Roman" w:hAnsi="Times New Roman" w:eastAsia="Times New Roman" w:cs="Times New Roman"/>
          <w:sz w:val="24"/>
          <w:szCs w:val="24"/>
        </w:rPr>
        <w:t>mark</w:t>
      </w:r>
      <w:r w:rsidRPr="57CA6D0B" w:rsidR="00EA1FED">
        <w:rPr>
          <w:rFonts w:ascii="Times New Roman" w:hAnsi="Times New Roman" w:eastAsia="Times New Roman" w:cs="Times New Roman"/>
          <w:sz w:val="24"/>
          <w:szCs w:val="24"/>
        </w:rPr>
        <w:t>ed</w:t>
      </w:r>
      <w:r w:rsidRPr="57CA6D0B" w:rsidR="74569D52">
        <w:rPr>
          <w:rFonts w:ascii="Times New Roman" w:hAnsi="Times New Roman" w:eastAsia="Times New Roman" w:cs="Times New Roman"/>
          <w:sz w:val="24"/>
          <w:szCs w:val="24"/>
        </w:rPr>
        <w:t xml:space="preserve"> him as a</w:t>
      </w:r>
      <w:r w:rsidRPr="57CA6D0B" w:rsidR="74569D52">
        <w:rPr>
          <w:rFonts w:ascii="Times New Roman" w:hAnsi="Times New Roman" w:eastAsia="Times New Roman" w:cs="Times New Roman"/>
          <w:sz w:val="24"/>
          <w:szCs w:val="24"/>
        </w:rPr>
        <w:t xml:space="preserve"> martyr in</w:t>
      </w:r>
      <w:r w:rsidRPr="57CA6D0B" w:rsidR="74569D52">
        <w:rPr>
          <w:rFonts w:ascii="Times New Roman" w:hAnsi="Times New Roman" w:eastAsia="Times New Roman" w:cs="Times New Roman"/>
          <w:sz w:val="24"/>
          <w:szCs w:val="24"/>
        </w:rPr>
        <w:t xml:space="preserve"> Latin American history and anti-western sentiment</w:t>
      </w:r>
      <w:r w:rsidRPr="57CA6D0B" w:rsidR="00EA1FED">
        <w:rPr>
          <w:rFonts w:ascii="Times New Roman" w:hAnsi="Times New Roman" w:eastAsia="Times New Roman" w:cs="Times New Roman"/>
          <w:sz w:val="24"/>
          <w:szCs w:val="24"/>
        </w:rPr>
        <w:t>, but it also highlighted the limitations of his revolutiona</w:t>
      </w:r>
      <w:r w:rsidRPr="57CA6D0B" w:rsidR="00EA1FED">
        <w:rPr>
          <w:rFonts w:ascii="Times New Roman" w:hAnsi="Times New Roman" w:eastAsia="Times New Roman" w:cs="Times New Roman"/>
          <w:sz w:val="24"/>
          <w:szCs w:val="24"/>
        </w:rPr>
        <w:t>ry methods</w:t>
      </w:r>
      <w:r w:rsidRPr="57CA6D0B" w:rsidR="00494F6B">
        <w:rPr>
          <w:rFonts w:ascii="Times New Roman" w:hAnsi="Times New Roman" w:eastAsia="Times New Roman" w:cs="Times New Roman"/>
          <w:sz w:val="24"/>
          <w:szCs w:val="24"/>
        </w:rPr>
        <w:t>.</w:t>
      </w:r>
      <w:r w:rsidRPr="57CA6D0B" w:rsidR="74569D52">
        <w:rPr>
          <w:rFonts w:ascii="Times New Roman" w:hAnsi="Times New Roman" w:eastAsia="Times New Roman" w:cs="Times New Roman"/>
          <w:sz w:val="24"/>
          <w:szCs w:val="24"/>
        </w:rPr>
        <w:t xml:space="preserve"> His failure would </w:t>
      </w:r>
      <w:r w:rsidRPr="57CA6D0B" w:rsidR="74569D52">
        <w:rPr>
          <w:rFonts w:ascii="Times New Roman" w:hAnsi="Times New Roman" w:eastAsia="Times New Roman" w:cs="Times New Roman"/>
          <w:sz w:val="24"/>
          <w:szCs w:val="24"/>
        </w:rPr>
        <w:t>ultimately fall</w:t>
      </w:r>
      <w:r w:rsidRPr="57CA6D0B" w:rsidR="74569D52">
        <w:rPr>
          <w:rFonts w:ascii="Times New Roman" w:hAnsi="Times New Roman" w:eastAsia="Times New Roman" w:cs="Times New Roman"/>
          <w:sz w:val="24"/>
          <w:szCs w:val="24"/>
        </w:rPr>
        <w:t xml:space="preserve"> on himself, as his method of insurrection would fail for the second time. </w:t>
      </w:r>
    </w:p>
    <w:p w:rsidR="0BB69EFF" w:rsidP="57CA6D0B" w:rsidRDefault="0BB69EFF" w14:paraId="2CD49CEA" w14:textId="404438AA">
      <w:pPr>
        <w:spacing w:line="480" w:lineRule="auto"/>
        <w:jc w:val="center"/>
        <w:rPr>
          <w:rFonts w:ascii="Times New Roman" w:hAnsi="Times New Roman" w:eastAsia="Times New Roman" w:cs="Times New Roman"/>
          <w:sz w:val="24"/>
          <w:szCs w:val="24"/>
        </w:rPr>
      </w:pPr>
      <w:r w:rsidRPr="57CA6D0B" w:rsidR="0BB69EFF">
        <w:rPr>
          <w:rFonts w:ascii="Times New Roman" w:hAnsi="Times New Roman" w:eastAsia="Times New Roman" w:cs="Times New Roman"/>
          <w:sz w:val="24"/>
          <w:szCs w:val="24"/>
        </w:rPr>
        <w:t>Conclusion</w:t>
      </w:r>
    </w:p>
    <w:p w:rsidR="00074293" w:rsidP="57CA6D0B" w:rsidRDefault="506424CC" w14:paraId="7006D86E" w14:textId="3B780FEA">
      <w:pPr>
        <w:spacing w:line="480" w:lineRule="auto"/>
        <w:ind w:firstLine="720"/>
        <w:rPr>
          <w:rFonts w:ascii="Times New Roman" w:hAnsi="Times New Roman" w:eastAsia="Times New Roman" w:cs="Times New Roman"/>
          <w:sz w:val="24"/>
          <w:szCs w:val="24"/>
        </w:rPr>
      </w:pPr>
      <w:r w:rsidRPr="57CA6D0B" w:rsidR="506424CC">
        <w:rPr>
          <w:rFonts w:ascii="Times New Roman" w:hAnsi="Times New Roman" w:eastAsia="Times New Roman" w:cs="Times New Roman"/>
          <w:sz w:val="24"/>
          <w:szCs w:val="24"/>
        </w:rPr>
        <w:t xml:space="preserve">What is the concept of freedom? For Che Guevara, freedom symbolized the July 26th movement, </w:t>
      </w:r>
      <w:r w:rsidRPr="57CA6D0B" w:rsidR="506424CC">
        <w:rPr>
          <w:rFonts w:ascii="Times New Roman" w:hAnsi="Times New Roman" w:eastAsia="Times New Roman" w:cs="Times New Roman"/>
          <w:sz w:val="24"/>
          <w:szCs w:val="24"/>
        </w:rPr>
        <w:t>events</w:t>
      </w:r>
      <w:r w:rsidRPr="57CA6D0B" w:rsidR="00DC6534">
        <w:rPr>
          <w:rFonts w:ascii="Times New Roman" w:hAnsi="Times New Roman" w:eastAsia="Times New Roman" w:cs="Times New Roman"/>
          <w:sz w:val="24"/>
          <w:szCs w:val="24"/>
        </w:rPr>
        <w:t xml:space="preserve"> that</w:t>
      </w:r>
      <w:r w:rsidRPr="57CA6D0B" w:rsidR="506424CC">
        <w:rPr>
          <w:rFonts w:ascii="Times New Roman" w:hAnsi="Times New Roman" w:eastAsia="Times New Roman" w:cs="Times New Roman"/>
          <w:sz w:val="24"/>
          <w:szCs w:val="24"/>
        </w:rPr>
        <w:t xml:space="preserve"> would </w:t>
      </w:r>
      <w:r w:rsidRPr="57CA6D0B" w:rsidR="00DC6534">
        <w:rPr>
          <w:rFonts w:ascii="Times New Roman" w:hAnsi="Times New Roman" w:eastAsia="Times New Roman" w:cs="Times New Roman"/>
          <w:sz w:val="24"/>
          <w:szCs w:val="24"/>
        </w:rPr>
        <w:t>profoundly influence</w:t>
      </w:r>
      <w:r w:rsidRPr="57CA6D0B" w:rsidR="506424CC">
        <w:rPr>
          <w:rFonts w:ascii="Times New Roman" w:hAnsi="Times New Roman" w:eastAsia="Times New Roman" w:cs="Times New Roman"/>
          <w:sz w:val="24"/>
          <w:szCs w:val="24"/>
        </w:rPr>
        <w:t xml:space="preserve"> his future writings and travels. </w:t>
      </w:r>
      <w:r w:rsidRPr="57CA6D0B" w:rsidR="00DC6534">
        <w:rPr>
          <w:rFonts w:ascii="Times New Roman" w:hAnsi="Times New Roman" w:eastAsia="Times New Roman" w:cs="Times New Roman"/>
          <w:sz w:val="24"/>
          <w:szCs w:val="24"/>
        </w:rPr>
        <w:t xml:space="preserve">Following </w:t>
      </w:r>
      <w:r w:rsidRPr="57CA6D0B" w:rsidR="00DC6534">
        <w:rPr>
          <w:rFonts w:ascii="Times New Roman" w:hAnsi="Times New Roman" w:eastAsia="Times New Roman" w:cs="Times New Roman"/>
          <w:sz w:val="24"/>
          <w:szCs w:val="24"/>
        </w:rPr>
        <w:t xml:space="preserve">these events, </w:t>
      </w:r>
      <w:r w:rsidRPr="57CA6D0B" w:rsidR="506424CC">
        <w:rPr>
          <w:rFonts w:ascii="Times New Roman" w:hAnsi="Times New Roman" w:eastAsia="Times New Roman" w:cs="Times New Roman"/>
          <w:sz w:val="24"/>
          <w:szCs w:val="24"/>
        </w:rPr>
        <w:t>Che</w:t>
      </w:r>
      <w:r w:rsidRPr="57CA6D0B" w:rsidR="00DC6534">
        <w:rPr>
          <w:rFonts w:ascii="Times New Roman" w:hAnsi="Times New Roman" w:eastAsia="Times New Roman" w:cs="Times New Roman"/>
          <w:sz w:val="24"/>
          <w:szCs w:val="24"/>
        </w:rPr>
        <w:t xml:space="preserve"> authored works </w:t>
      </w:r>
      <w:r w:rsidRPr="57CA6D0B" w:rsidR="00E63B29">
        <w:rPr>
          <w:rFonts w:ascii="Times New Roman" w:hAnsi="Times New Roman" w:eastAsia="Times New Roman" w:cs="Times New Roman"/>
          <w:sz w:val="24"/>
          <w:szCs w:val="24"/>
        </w:rPr>
        <w:t>such</w:t>
      </w:r>
      <w:r w:rsidRPr="57CA6D0B" w:rsidR="00DC6534">
        <w:rPr>
          <w:rFonts w:ascii="Times New Roman" w:hAnsi="Times New Roman" w:eastAsia="Times New Roman" w:cs="Times New Roman"/>
          <w:sz w:val="24"/>
          <w:szCs w:val="24"/>
        </w:rPr>
        <w:t xml:space="preserve"> </w:t>
      </w:r>
      <w:r w:rsidRPr="57CA6D0B" w:rsidR="668D6786">
        <w:rPr>
          <w:rFonts w:ascii="Times New Roman" w:hAnsi="Times New Roman" w:eastAsia="Times New Roman" w:cs="Times New Roman"/>
          <w:sz w:val="24"/>
          <w:szCs w:val="24"/>
        </w:rPr>
        <w:t>as Guerrilla</w:t>
      </w:r>
      <w:r w:rsidRPr="57CA6D0B" w:rsidR="506424CC">
        <w:rPr>
          <w:rFonts w:ascii="Times New Roman" w:hAnsi="Times New Roman" w:eastAsia="Times New Roman" w:cs="Times New Roman"/>
          <w:i w:val="1"/>
          <w:iCs w:val="1"/>
          <w:sz w:val="24"/>
          <w:szCs w:val="24"/>
        </w:rPr>
        <w:t xml:space="preserve"> Warfare</w:t>
      </w:r>
      <w:r w:rsidRPr="57CA6D0B" w:rsidR="506424CC">
        <w:rPr>
          <w:rFonts w:ascii="Times New Roman" w:hAnsi="Times New Roman" w:eastAsia="Times New Roman" w:cs="Times New Roman"/>
          <w:sz w:val="24"/>
          <w:szCs w:val="24"/>
        </w:rPr>
        <w:t xml:space="preserve"> and </w:t>
      </w:r>
      <w:r w:rsidRPr="57CA6D0B" w:rsidR="506424CC">
        <w:rPr>
          <w:rFonts w:ascii="Times New Roman" w:hAnsi="Times New Roman" w:eastAsia="Times New Roman" w:cs="Times New Roman"/>
          <w:i w:val="1"/>
          <w:iCs w:val="1"/>
          <w:sz w:val="24"/>
          <w:szCs w:val="24"/>
        </w:rPr>
        <w:t>Bolivian Diaries</w:t>
      </w:r>
      <w:r w:rsidRPr="57CA6D0B" w:rsidR="00E63B29">
        <w:rPr>
          <w:rFonts w:ascii="Times New Roman" w:hAnsi="Times New Roman" w:eastAsia="Times New Roman" w:cs="Times New Roman"/>
          <w:sz w:val="24"/>
          <w:szCs w:val="24"/>
        </w:rPr>
        <w:t>.</w:t>
      </w:r>
      <w:r w:rsidRPr="57CA6D0B" w:rsidR="506424CC">
        <w:rPr>
          <w:rFonts w:ascii="Times New Roman" w:hAnsi="Times New Roman" w:eastAsia="Times New Roman" w:cs="Times New Roman"/>
          <w:sz w:val="24"/>
          <w:szCs w:val="24"/>
        </w:rPr>
        <w:t xml:space="preserve"> However, the</w:t>
      </w:r>
      <w:r w:rsidRPr="57CA6D0B" w:rsidR="00E63B29">
        <w:rPr>
          <w:rFonts w:ascii="Times New Roman" w:hAnsi="Times New Roman" w:eastAsia="Times New Roman" w:cs="Times New Roman"/>
          <w:sz w:val="24"/>
          <w:szCs w:val="24"/>
        </w:rPr>
        <w:t>se writings might have gained greater</w:t>
      </w:r>
      <w:r w:rsidRPr="57CA6D0B" w:rsidR="506424CC">
        <w:rPr>
          <w:rFonts w:ascii="Times New Roman" w:hAnsi="Times New Roman" w:eastAsia="Times New Roman" w:cs="Times New Roman"/>
          <w:sz w:val="24"/>
          <w:szCs w:val="24"/>
        </w:rPr>
        <w:t xml:space="preserve"> historical</w:t>
      </w:r>
      <w:r w:rsidRPr="57CA6D0B" w:rsidR="506424CC">
        <w:rPr>
          <w:rFonts w:ascii="Times New Roman" w:hAnsi="Times New Roman" w:eastAsia="Times New Roman" w:cs="Times New Roman"/>
          <w:sz w:val="24"/>
          <w:szCs w:val="24"/>
        </w:rPr>
        <w:t xml:space="preserve"> significan</w:t>
      </w:r>
      <w:r w:rsidRPr="57CA6D0B" w:rsidR="00E63B29">
        <w:rPr>
          <w:rFonts w:ascii="Times New Roman" w:hAnsi="Times New Roman" w:eastAsia="Times New Roman" w:cs="Times New Roman"/>
          <w:sz w:val="24"/>
          <w:szCs w:val="24"/>
        </w:rPr>
        <w:t>ce</w:t>
      </w:r>
      <w:r w:rsidRPr="57CA6D0B" w:rsidR="00074293">
        <w:rPr>
          <w:rFonts w:ascii="Times New Roman" w:hAnsi="Times New Roman" w:eastAsia="Times New Roman" w:cs="Times New Roman"/>
          <w:sz w:val="24"/>
          <w:szCs w:val="24"/>
        </w:rPr>
        <w:t xml:space="preserve"> if</w:t>
      </w:r>
      <w:r w:rsidRPr="57CA6D0B" w:rsidR="506424CC">
        <w:rPr>
          <w:rFonts w:ascii="Times New Roman" w:hAnsi="Times New Roman" w:eastAsia="Times New Roman" w:cs="Times New Roman"/>
          <w:sz w:val="24"/>
          <w:szCs w:val="24"/>
        </w:rPr>
        <w:t xml:space="preserve"> </w:t>
      </w:r>
      <w:r w:rsidRPr="57CA6D0B" w:rsidR="00074293">
        <w:rPr>
          <w:rFonts w:ascii="Times New Roman" w:hAnsi="Times New Roman" w:eastAsia="Times New Roman" w:cs="Times New Roman"/>
          <w:sz w:val="24"/>
          <w:szCs w:val="24"/>
        </w:rPr>
        <w:t xml:space="preserve">he had paid more attention to Bolivia’s </w:t>
      </w:r>
      <w:r w:rsidRPr="57CA6D0B" w:rsidR="506424CC">
        <w:rPr>
          <w:rFonts w:ascii="Times New Roman" w:hAnsi="Times New Roman" w:eastAsia="Times New Roman" w:cs="Times New Roman"/>
          <w:sz w:val="24"/>
          <w:szCs w:val="24"/>
        </w:rPr>
        <w:t xml:space="preserve">historical </w:t>
      </w:r>
      <w:r w:rsidRPr="57CA6D0B" w:rsidR="00074293">
        <w:rPr>
          <w:rFonts w:ascii="Times New Roman" w:hAnsi="Times New Roman" w:eastAsia="Times New Roman" w:cs="Times New Roman"/>
          <w:sz w:val="24"/>
          <w:szCs w:val="24"/>
        </w:rPr>
        <w:t>context</w:t>
      </w:r>
      <w:r w:rsidRPr="57CA6D0B" w:rsidR="506424CC">
        <w:rPr>
          <w:rFonts w:ascii="Times New Roman" w:hAnsi="Times New Roman" w:eastAsia="Times New Roman" w:cs="Times New Roman"/>
          <w:sz w:val="24"/>
          <w:szCs w:val="24"/>
        </w:rPr>
        <w:t xml:space="preserve">. </w:t>
      </w:r>
    </w:p>
    <w:p w:rsidR="00BD2398" w:rsidP="57CA6D0B" w:rsidRDefault="00DD557E" w14:paraId="1C89BB8B" w14:textId="1821199A">
      <w:pPr>
        <w:spacing w:line="480" w:lineRule="auto"/>
        <w:ind w:firstLine="720"/>
        <w:rPr>
          <w:rFonts w:ascii="Times New Roman" w:hAnsi="Times New Roman" w:eastAsia="Times New Roman" w:cs="Times New Roman"/>
          <w:sz w:val="24"/>
          <w:szCs w:val="24"/>
        </w:rPr>
      </w:pPr>
      <w:r w:rsidRPr="57CA6D0B" w:rsidR="00DD557E">
        <w:rPr>
          <w:rFonts w:ascii="Times New Roman" w:hAnsi="Times New Roman" w:eastAsia="Times New Roman" w:cs="Times New Roman"/>
          <w:sz w:val="24"/>
          <w:szCs w:val="24"/>
        </w:rPr>
        <w:t xml:space="preserve">Having visited </w:t>
      </w:r>
      <w:r w:rsidRPr="57CA6D0B" w:rsidR="506424CC">
        <w:rPr>
          <w:rFonts w:ascii="Times New Roman" w:hAnsi="Times New Roman" w:eastAsia="Times New Roman" w:cs="Times New Roman"/>
          <w:sz w:val="24"/>
          <w:szCs w:val="24"/>
        </w:rPr>
        <w:t xml:space="preserve">Bolivia </w:t>
      </w:r>
      <w:r w:rsidRPr="57CA6D0B" w:rsidR="00DD557E">
        <w:rPr>
          <w:rFonts w:ascii="Times New Roman" w:hAnsi="Times New Roman" w:eastAsia="Times New Roman" w:cs="Times New Roman"/>
          <w:sz w:val="24"/>
          <w:szCs w:val="24"/>
        </w:rPr>
        <w:t xml:space="preserve">during its National Revolution in </w:t>
      </w:r>
      <w:r w:rsidRPr="57CA6D0B" w:rsidR="506424CC">
        <w:rPr>
          <w:rFonts w:ascii="Times New Roman" w:hAnsi="Times New Roman" w:eastAsia="Times New Roman" w:cs="Times New Roman"/>
          <w:sz w:val="24"/>
          <w:szCs w:val="24"/>
        </w:rPr>
        <w:t xml:space="preserve">1952, </w:t>
      </w:r>
      <w:r w:rsidRPr="57CA6D0B" w:rsidR="506424CC">
        <w:rPr>
          <w:rFonts w:ascii="Times New Roman" w:hAnsi="Times New Roman" w:eastAsia="Times New Roman" w:cs="Times New Roman"/>
          <w:sz w:val="24"/>
          <w:szCs w:val="24"/>
        </w:rPr>
        <w:t xml:space="preserve">Che </w:t>
      </w:r>
      <w:r w:rsidRPr="57CA6D0B" w:rsidR="00DD557E">
        <w:rPr>
          <w:rFonts w:ascii="Times New Roman" w:hAnsi="Times New Roman" w:eastAsia="Times New Roman" w:cs="Times New Roman"/>
          <w:sz w:val="24"/>
          <w:szCs w:val="24"/>
        </w:rPr>
        <w:t>had a unique op</w:t>
      </w:r>
      <w:r w:rsidRPr="57CA6D0B" w:rsidR="00082F97">
        <w:rPr>
          <w:rFonts w:ascii="Times New Roman" w:hAnsi="Times New Roman" w:eastAsia="Times New Roman" w:cs="Times New Roman"/>
          <w:sz w:val="24"/>
          <w:szCs w:val="24"/>
        </w:rPr>
        <w:t xml:space="preserve">portunity to </w:t>
      </w:r>
      <w:r w:rsidRPr="57CA6D0B" w:rsidR="00082F97">
        <w:rPr>
          <w:rFonts w:ascii="Times New Roman" w:hAnsi="Times New Roman" w:eastAsia="Times New Roman" w:cs="Times New Roman"/>
          <w:sz w:val="24"/>
          <w:szCs w:val="24"/>
        </w:rPr>
        <w:t>observe</w:t>
      </w:r>
      <w:r w:rsidRPr="57CA6D0B" w:rsidR="00082F97">
        <w:rPr>
          <w:rFonts w:ascii="Times New Roman" w:hAnsi="Times New Roman" w:eastAsia="Times New Roman" w:cs="Times New Roman"/>
          <w:sz w:val="24"/>
          <w:szCs w:val="24"/>
        </w:rPr>
        <w:t xml:space="preserve"> </w:t>
      </w:r>
      <w:r w:rsidRPr="57CA6D0B" w:rsidR="506424CC">
        <w:rPr>
          <w:rFonts w:ascii="Times New Roman" w:hAnsi="Times New Roman" w:eastAsia="Times New Roman" w:cs="Times New Roman"/>
          <w:sz w:val="24"/>
          <w:szCs w:val="24"/>
        </w:rPr>
        <w:t xml:space="preserve">a revolution </w:t>
      </w:r>
      <w:r w:rsidRPr="57CA6D0B" w:rsidR="00082F97">
        <w:rPr>
          <w:rFonts w:ascii="Times New Roman" w:hAnsi="Times New Roman" w:eastAsia="Times New Roman" w:cs="Times New Roman"/>
          <w:sz w:val="24"/>
          <w:szCs w:val="24"/>
        </w:rPr>
        <w:t>firsthand</w:t>
      </w:r>
      <w:r w:rsidRPr="57CA6D0B" w:rsidR="506424CC">
        <w:rPr>
          <w:rFonts w:ascii="Times New Roman" w:hAnsi="Times New Roman" w:eastAsia="Times New Roman" w:cs="Times New Roman"/>
          <w:sz w:val="24"/>
          <w:szCs w:val="24"/>
        </w:rPr>
        <w:t xml:space="preserve">. </w:t>
      </w:r>
      <w:r w:rsidRPr="57CA6D0B" w:rsidR="00692E72">
        <w:rPr>
          <w:rFonts w:ascii="Times New Roman" w:hAnsi="Times New Roman" w:eastAsia="Times New Roman" w:cs="Times New Roman"/>
          <w:sz w:val="24"/>
          <w:szCs w:val="24"/>
        </w:rPr>
        <w:t>This experience could have served as a foundation for his later</w:t>
      </w:r>
      <w:r w:rsidRPr="57CA6D0B" w:rsidR="008E3223">
        <w:rPr>
          <w:rFonts w:ascii="Times New Roman" w:hAnsi="Times New Roman" w:eastAsia="Times New Roman" w:cs="Times New Roman"/>
          <w:sz w:val="24"/>
          <w:szCs w:val="24"/>
        </w:rPr>
        <w:t xml:space="preserve"> aspirations to </w:t>
      </w:r>
      <w:r w:rsidRPr="57CA6D0B" w:rsidR="506424CC">
        <w:rPr>
          <w:rFonts w:ascii="Times New Roman" w:hAnsi="Times New Roman" w:eastAsia="Times New Roman" w:cs="Times New Roman"/>
          <w:sz w:val="24"/>
          <w:szCs w:val="24"/>
        </w:rPr>
        <w:t>liberat</w:t>
      </w:r>
      <w:r w:rsidRPr="57CA6D0B" w:rsidR="008E3223">
        <w:rPr>
          <w:rFonts w:ascii="Times New Roman" w:hAnsi="Times New Roman" w:eastAsia="Times New Roman" w:cs="Times New Roman"/>
          <w:sz w:val="24"/>
          <w:szCs w:val="24"/>
        </w:rPr>
        <w:t>e</w:t>
      </w:r>
      <w:r w:rsidRPr="57CA6D0B" w:rsidR="506424CC">
        <w:rPr>
          <w:rFonts w:ascii="Times New Roman" w:hAnsi="Times New Roman" w:eastAsia="Times New Roman" w:cs="Times New Roman"/>
          <w:sz w:val="24"/>
          <w:szCs w:val="24"/>
        </w:rPr>
        <w:t xml:space="preserve"> </w:t>
      </w:r>
      <w:r w:rsidRPr="57CA6D0B" w:rsidR="506424CC">
        <w:rPr>
          <w:rFonts w:ascii="Times New Roman" w:hAnsi="Times New Roman" w:eastAsia="Times New Roman" w:cs="Times New Roman"/>
          <w:sz w:val="24"/>
          <w:szCs w:val="24"/>
        </w:rPr>
        <w:t>Latin America</w:t>
      </w:r>
      <w:r w:rsidRPr="57CA6D0B" w:rsidR="008E3223">
        <w:rPr>
          <w:rFonts w:ascii="Times New Roman" w:hAnsi="Times New Roman" w:eastAsia="Times New Roman" w:cs="Times New Roman"/>
          <w:sz w:val="24"/>
          <w:szCs w:val="24"/>
        </w:rPr>
        <w:t>.</w:t>
      </w:r>
      <w:r w:rsidRPr="57CA6D0B" w:rsidR="506424CC">
        <w:rPr>
          <w:rFonts w:ascii="Times New Roman" w:hAnsi="Times New Roman" w:eastAsia="Times New Roman" w:cs="Times New Roman"/>
          <w:sz w:val="24"/>
          <w:szCs w:val="24"/>
        </w:rPr>
        <w:t xml:space="preserve"> </w:t>
      </w:r>
      <w:r w:rsidRPr="57CA6D0B" w:rsidR="008E3223">
        <w:rPr>
          <w:rFonts w:ascii="Times New Roman" w:hAnsi="Times New Roman" w:eastAsia="Times New Roman" w:cs="Times New Roman"/>
          <w:sz w:val="24"/>
          <w:szCs w:val="24"/>
        </w:rPr>
        <w:t>Yet,</w:t>
      </w:r>
      <w:r w:rsidRPr="57CA6D0B" w:rsidR="008E3223">
        <w:rPr>
          <w:rFonts w:ascii="Times New Roman" w:hAnsi="Times New Roman" w:eastAsia="Times New Roman" w:cs="Times New Roman"/>
          <w:sz w:val="24"/>
          <w:szCs w:val="24"/>
        </w:rPr>
        <w:t xml:space="preserve"> </w:t>
      </w:r>
      <w:r w:rsidRPr="57CA6D0B" w:rsidR="506424CC">
        <w:rPr>
          <w:rFonts w:ascii="Times New Roman" w:hAnsi="Times New Roman" w:eastAsia="Times New Roman" w:cs="Times New Roman"/>
          <w:sz w:val="24"/>
          <w:szCs w:val="24"/>
        </w:rPr>
        <w:t xml:space="preserve">why did </w:t>
      </w:r>
      <w:r w:rsidRPr="57CA6D0B" w:rsidR="008E3223">
        <w:rPr>
          <w:rFonts w:ascii="Times New Roman" w:hAnsi="Times New Roman" w:eastAsia="Times New Roman" w:cs="Times New Roman"/>
          <w:sz w:val="24"/>
          <w:szCs w:val="24"/>
        </w:rPr>
        <w:t>this potential remain unrealized</w:t>
      </w:r>
      <w:r w:rsidRPr="57CA6D0B" w:rsidR="506424CC">
        <w:rPr>
          <w:rFonts w:ascii="Times New Roman" w:hAnsi="Times New Roman" w:eastAsia="Times New Roman" w:cs="Times New Roman"/>
          <w:sz w:val="24"/>
          <w:szCs w:val="24"/>
        </w:rPr>
        <w:t xml:space="preserve">? </w:t>
      </w:r>
      <w:r w:rsidRPr="57CA6D0B" w:rsidR="000E7A53">
        <w:rPr>
          <w:rFonts w:ascii="Times New Roman" w:hAnsi="Times New Roman" w:eastAsia="Times New Roman" w:cs="Times New Roman"/>
          <w:sz w:val="24"/>
          <w:szCs w:val="24"/>
        </w:rPr>
        <w:t>S</w:t>
      </w:r>
      <w:r w:rsidRPr="57CA6D0B" w:rsidR="506424CC">
        <w:rPr>
          <w:rFonts w:ascii="Times New Roman" w:hAnsi="Times New Roman" w:eastAsia="Times New Roman" w:cs="Times New Roman"/>
          <w:sz w:val="24"/>
          <w:szCs w:val="24"/>
        </w:rPr>
        <w:t>imply</w:t>
      </w:r>
      <w:r w:rsidRPr="57CA6D0B" w:rsidR="000E7A53">
        <w:rPr>
          <w:rFonts w:ascii="Times New Roman" w:hAnsi="Times New Roman" w:eastAsia="Times New Roman" w:cs="Times New Roman"/>
          <w:sz w:val="24"/>
          <w:szCs w:val="24"/>
        </w:rPr>
        <w:t xml:space="preserve"> put</w:t>
      </w:r>
      <w:r w:rsidRPr="57CA6D0B" w:rsidR="506424CC">
        <w:rPr>
          <w:rFonts w:ascii="Times New Roman" w:hAnsi="Times New Roman" w:eastAsia="Times New Roman" w:cs="Times New Roman"/>
          <w:sz w:val="24"/>
          <w:szCs w:val="24"/>
        </w:rPr>
        <w:t xml:space="preserve">, Che </w:t>
      </w:r>
      <w:r w:rsidRPr="57CA6D0B" w:rsidR="000E7A53">
        <w:rPr>
          <w:rFonts w:ascii="Times New Roman" w:hAnsi="Times New Roman" w:eastAsia="Times New Roman" w:cs="Times New Roman"/>
          <w:sz w:val="24"/>
          <w:szCs w:val="24"/>
        </w:rPr>
        <w:t>failed to</w:t>
      </w:r>
      <w:r w:rsidRPr="57CA6D0B" w:rsidR="000E7A53">
        <w:rPr>
          <w:rFonts w:ascii="Times New Roman" w:hAnsi="Times New Roman" w:eastAsia="Times New Roman" w:cs="Times New Roman"/>
          <w:sz w:val="24"/>
          <w:szCs w:val="24"/>
        </w:rPr>
        <w:t xml:space="preserve"> capitalize on </w:t>
      </w:r>
      <w:r w:rsidRPr="57CA6D0B" w:rsidR="506424CC">
        <w:rPr>
          <w:rFonts w:ascii="Times New Roman" w:hAnsi="Times New Roman" w:eastAsia="Times New Roman" w:cs="Times New Roman"/>
          <w:sz w:val="24"/>
          <w:szCs w:val="24"/>
        </w:rPr>
        <w:t>the situation</w:t>
      </w:r>
      <w:r w:rsidRPr="57CA6D0B" w:rsidR="000E7A53">
        <w:rPr>
          <w:rFonts w:ascii="Times New Roman" w:hAnsi="Times New Roman" w:eastAsia="Times New Roman" w:cs="Times New Roman"/>
          <w:sz w:val="24"/>
          <w:szCs w:val="24"/>
        </w:rPr>
        <w:t>.</w:t>
      </w:r>
      <w:r w:rsidRPr="57CA6D0B" w:rsidR="506424CC">
        <w:rPr>
          <w:rFonts w:ascii="Times New Roman" w:hAnsi="Times New Roman" w:eastAsia="Times New Roman" w:cs="Times New Roman"/>
          <w:sz w:val="24"/>
          <w:szCs w:val="24"/>
        </w:rPr>
        <w:t xml:space="preserve"> </w:t>
      </w:r>
      <w:r w:rsidRPr="57CA6D0B" w:rsidR="00BD2398">
        <w:rPr>
          <w:rFonts w:ascii="Times New Roman" w:hAnsi="Times New Roman" w:eastAsia="Times New Roman" w:cs="Times New Roman"/>
          <w:sz w:val="24"/>
          <w:szCs w:val="24"/>
        </w:rPr>
        <w:t xml:space="preserve">This oversight </w:t>
      </w:r>
      <w:r w:rsidRPr="57CA6D0B" w:rsidR="506424CC">
        <w:rPr>
          <w:rFonts w:ascii="Times New Roman" w:hAnsi="Times New Roman" w:eastAsia="Times New Roman" w:cs="Times New Roman"/>
          <w:sz w:val="24"/>
          <w:szCs w:val="24"/>
        </w:rPr>
        <w:t>led to ideological differences between him and the Bolivian peasantry, wh</w:t>
      </w:r>
      <w:r w:rsidRPr="57CA6D0B" w:rsidR="00BD2398">
        <w:rPr>
          <w:rFonts w:ascii="Times New Roman" w:hAnsi="Times New Roman" w:eastAsia="Times New Roman" w:cs="Times New Roman"/>
          <w:sz w:val="24"/>
          <w:szCs w:val="24"/>
        </w:rPr>
        <w:t>om he sought to mobilize in</w:t>
      </w:r>
      <w:r w:rsidRPr="57CA6D0B" w:rsidR="506424CC">
        <w:rPr>
          <w:rFonts w:ascii="Times New Roman" w:hAnsi="Times New Roman" w:eastAsia="Times New Roman" w:cs="Times New Roman"/>
          <w:sz w:val="24"/>
          <w:szCs w:val="24"/>
        </w:rPr>
        <w:t xml:space="preserve"> 1966. </w:t>
      </w:r>
    </w:p>
    <w:p w:rsidR="00943581" w:rsidP="57CA6D0B" w:rsidRDefault="00BD2398" w14:paraId="05377F37" w14:textId="70ED2B2B">
      <w:pPr>
        <w:spacing w:line="480" w:lineRule="auto"/>
        <w:ind w:firstLine="720"/>
        <w:rPr>
          <w:rFonts w:ascii="Times New Roman" w:hAnsi="Times New Roman" w:eastAsia="Times New Roman" w:cs="Times New Roman"/>
          <w:sz w:val="24"/>
          <w:szCs w:val="24"/>
        </w:rPr>
      </w:pPr>
      <w:r w:rsidRPr="57CA6D0B" w:rsidR="00BD2398">
        <w:rPr>
          <w:rFonts w:ascii="Times New Roman" w:hAnsi="Times New Roman" w:eastAsia="Times New Roman" w:cs="Times New Roman"/>
          <w:sz w:val="24"/>
          <w:szCs w:val="24"/>
        </w:rPr>
        <w:t xml:space="preserve">His </w:t>
      </w:r>
      <w:r w:rsidRPr="57CA6D0B" w:rsidR="506424CC">
        <w:rPr>
          <w:rFonts w:ascii="Times New Roman" w:hAnsi="Times New Roman" w:eastAsia="Times New Roman" w:cs="Times New Roman"/>
          <w:sz w:val="24"/>
          <w:szCs w:val="24"/>
        </w:rPr>
        <w:t>documented interactions with the Bolivian peasant</w:t>
      </w:r>
      <w:r w:rsidRPr="57CA6D0B" w:rsidR="00BD2398">
        <w:rPr>
          <w:rFonts w:ascii="Times New Roman" w:hAnsi="Times New Roman" w:eastAsia="Times New Roman" w:cs="Times New Roman"/>
          <w:sz w:val="24"/>
          <w:szCs w:val="24"/>
        </w:rPr>
        <w:t>s</w:t>
      </w:r>
      <w:r w:rsidRPr="57CA6D0B" w:rsidR="506424CC">
        <w:rPr>
          <w:rFonts w:ascii="Times New Roman" w:hAnsi="Times New Roman" w:eastAsia="Times New Roman" w:cs="Times New Roman"/>
          <w:sz w:val="24"/>
          <w:szCs w:val="24"/>
        </w:rPr>
        <w:t xml:space="preserve"> </w:t>
      </w:r>
      <w:r w:rsidRPr="57CA6D0B" w:rsidR="00BD2398">
        <w:rPr>
          <w:rFonts w:ascii="Times New Roman" w:hAnsi="Times New Roman" w:eastAsia="Times New Roman" w:cs="Times New Roman"/>
          <w:sz w:val="24"/>
          <w:szCs w:val="24"/>
        </w:rPr>
        <w:t xml:space="preserve">reveal a lack of rapport; in fact, </w:t>
      </w:r>
      <w:r w:rsidRPr="57CA6D0B" w:rsidR="506424CC">
        <w:rPr>
          <w:rFonts w:ascii="Times New Roman" w:hAnsi="Times New Roman" w:eastAsia="Times New Roman" w:cs="Times New Roman"/>
          <w:sz w:val="24"/>
          <w:szCs w:val="24"/>
        </w:rPr>
        <w:t>Che</w:t>
      </w:r>
      <w:r w:rsidRPr="57CA6D0B" w:rsidR="00BD2398">
        <w:rPr>
          <w:rFonts w:ascii="Times New Roman" w:hAnsi="Times New Roman" w:eastAsia="Times New Roman" w:cs="Times New Roman"/>
          <w:sz w:val="24"/>
          <w:szCs w:val="24"/>
        </w:rPr>
        <w:t>’s views</w:t>
      </w:r>
      <w:r w:rsidRPr="57CA6D0B" w:rsidR="00825319">
        <w:rPr>
          <w:rFonts w:ascii="Times New Roman" w:hAnsi="Times New Roman" w:eastAsia="Times New Roman" w:cs="Times New Roman"/>
          <w:sz w:val="24"/>
          <w:szCs w:val="24"/>
        </w:rPr>
        <w:t xml:space="preserve"> were often perceived as </w:t>
      </w:r>
      <w:r w:rsidRPr="57CA6D0B" w:rsidR="506424CC">
        <w:rPr>
          <w:rFonts w:ascii="Times New Roman" w:hAnsi="Times New Roman" w:eastAsia="Times New Roman" w:cs="Times New Roman"/>
          <w:sz w:val="24"/>
          <w:szCs w:val="24"/>
        </w:rPr>
        <w:t>dehumaniz</w:t>
      </w:r>
      <w:r w:rsidRPr="57CA6D0B" w:rsidR="00825319">
        <w:rPr>
          <w:rFonts w:ascii="Times New Roman" w:hAnsi="Times New Roman" w:eastAsia="Times New Roman" w:cs="Times New Roman"/>
          <w:sz w:val="24"/>
          <w:szCs w:val="24"/>
        </w:rPr>
        <w:t>ing</w:t>
      </w:r>
      <w:r w:rsidRPr="57CA6D0B" w:rsidR="23E6822B">
        <w:rPr>
          <w:rFonts w:ascii="Times New Roman" w:hAnsi="Times New Roman" w:eastAsia="Times New Roman" w:cs="Times New Roman"/>
          <w:sz w:val="24"/>
          <w:szCs w:val="24"/>
        </w:rPr>
        <w:t>.</w:t>
      </w:r>
      <w:r w:rsidRPr="57CA6D0B" w:rsidR="506424CC">
        <w:rPr>
          <w:rFonts w:ascii="Times New Roman" w:hAnsi="Times New Roman" w:eastAsia="Times New Roman" w:cs="Times New Roman"/>
          <w:sz w:val="24"/>
          <w:szCs w:val="24"/>
        </w:rPr>
        <w:t xml:space="preserve"> </w:t>
      </w:r>
      <w:r w:rsidRPr="57CA6D0B" w:rsidR="0038581C">
        <w:rPr>
          <w:rFonts w:ascii="Times New Roman" w:hAnsi="Times New Roman" w:eastAsia="Times New Roman" w:cs="Times New Roman"/>
          <w:sz w:val="24"/>
          <w:szCs w:val="24"/>
        </w:rPr>
        <w:t>The</w:t>
      </w:r>
      <w:r w:rsidRPr="57CA6D0B" w:rsidR="506424CC">
        <w:rPr>
          <w:rFonts w:ascii="Times New Roman" w:hAnsi="Times New Roman" w:eastAsia="Times New Roman" w:cs="Times New Roman"/>
          <w:sz w:val="24"/>
          <w:szCs w:val="24"/>
        </w:rPr>
        <w:t xml:space="preserve"> July 26th Movement and the MNR </w:t>
      </w:r>
      <w:r w:rsidRPr="57CA6D0B" w:rsidR="0038581C">
        <w:rPr>
          <w:rFonts w:ascii="Times New Roman" w:hAnsi="Times New Roman" w:eastAsia="Times New Roman" w:cs="Times New Roman"/>
          <w:sz w:val="24"/>
          <w:szCs w:val="24"/>
        </w:rPr>
        <w:t>R</w:t>
      </w:r>
      <w:r w:rsidRPr="57CA6D0B" w:rsidR="506424CC">
        <w:rPr>
          <w:rFonts w:ascii="Times New Roman" w:hAnsi="Times New Roman" w:eastAsia="Times New Roman" w:cs="Times New Roman"/>
          <w:sz w:val="24"/>
          <w:szCs w:val="24"/>
        </w:rPr>
        <w:t>evolution w</w:t>
      </w:r>
      <w:r w:rsidRPr="57CA6D0B" w:rsidR="0041380D">
        <w:rPr>
          <w:rFonts w:ascii="Times New Roman" w:hAnsi="Times New Roman" w:eastAsia="Times New Roman" w:cs="Times New Roman"/>
          <w:sz w:val="24"/>
          <w:szCs w:val="24"/>
        </w:rPr>
        <w:t>ere fundamentally</w:t>
      </w:r>
      <w:r w:rsidRPr="57CA6D0B" w:rsidR="506424CC">
        <w:rPr>
          <w:rFonts w:ascii="Times New Roman" w:hAnsi="Times New Roman" w:eastAsia="Times New Roman" w:cs="Times New Roman"/>
          <w:sz w:val="24"/>
          <w:szCs w:val="24"/>
        </w:rPr>
        <w:t xml:space="preserve"> different</w:t>
      </w:r>
      <w:r w:rsidRPr="57CA6D0B" w:rsidR="0041380D">
        <w:rPr>
          <w:rFonts w:ascii="Times New Roman" w:hAnsi="Times New Roman" w:eastAsia="Times New Roman" w:cs="Times New Roman"/>
          <w:sz w:val="24"/>
          <w:szCs w:val="24"/>
        </w:rPr>
        <w:t xml:space="preserve">, </w:t>
      </w:r>
      <w:r w:rsidRPr="57CA6D0B" w:rsidR="00BB522D">
        <w:rPr>
          <w:rFonts w:ascii="Times New Roman" w:hAnsi="Times New Roman" w:eastAsia="Times New Roman" w:cs="Times New Roman"/>
          <w:sz w:val="24"/>
          <w:szCs w:val="24"/>
        </w:rPr>
        <w:t xml:space="preserve">which </w:t>
      </w:r>
      <w:r w:rsidRPr="57CA6D0B" w:rsidR="00BB522D">
        <w:rPr>
          <w:rFonts w:ascii="Times New Roman" w:hAnsi="Times New Roman" w:eastAsia="Times New Roman" w:cs="Times New Roman"/>
          <w:sz w:val="24"/>
          <w:szCs w:val="24"/>
        </w:rPr>
        <w:t>likely contributed</w:t>
      </w:r>
      <w:r w:rsidRPr="57CA6D0B" w:rsidR="00BB522D">
        <w:rPr>
          <w:rFonts w:ascii="Times New Roman" w:hAnsi="Times New Roman" w:eastAsia="Times New Roman" w:cs="Times New Roman"/>
          <w:sz w:val="24"/>
          <w:szCs w:val="24"/>
        </w:rPr>
        <w:t xml:space="preserve"> to his eventual </w:t>
      </w:r>
      <w:r w:rsidRPr="57CA6D0B" w:rsidR="506424CC">
        <w:rPr>
          <w:rFonts w:ascii="Times New Roman" w:hAnsi="Times New Roman" w:eastAsia="Times New Roman" w:cs="Times New Roman"/>
          <w:sz w:val="24"/>
          <w:szCs w:val="24"/>
        </w:rPr>
        <w:t>fail</w:t>
      </w:r>
      <w:r w:rsidRPr="57CA6D0B" w:rsidR="00BB522D">
        <w:rPr>
          <w:rFonts w:ascii="Times New Roman" w:hAnsi="Times New Roman" w:eastAsia="Times New Roman" w:cs="Times New Roman"/>
          <w:sz w:val="24"/>
          <w:szCs w:val="24"/>
        </w:rPr>
        <w:t>ure</w:t>
      </w:r>
      <w:r w:rsidRPr="57CA6D0B" w:rsidR="506424CC">
        <w:rPr>
          <w:rFonts w:ascii="Times New Roman" w:hAnsi="Times New Roman" w:eastAsia="Times New Roman" w:cs="Times New Roman"/>
          <w:sz w:val="24"/>
          <w:szCs w:val="24"/>
        </w:rPr>
        <w:t xml:space="preserve">. Historical </w:t>
      </w:r>
      <w:r w:rsidRPr="57CA6D0B" w:rsidR="00BB522D">
        <w:rPr>
          <w:rFonts w:ascii="Times New Roman" w:hAnsi="Times New Roman" w:eastAsia="Times New Roman" w:cs="Times New Roman"/>
          <w:sz w:val="24"/>
          <w:szCs w:val="24"/>
        </w:rPr>
        <w:t xml:space="preserve">and contextual </w:t>
      </w:r>
      <w:r w:rsidRPr="57CA6D0B" w:rsidR="506424CC">
        <w:rPr>
          <w:rFonts w:ascii="Times New Roman" w:hAnsi="Times New Roman" w:eastAsia="Times New Roman" w:cs="Times New Roman"/>
          <w:sz w:val="24"/>
          <w:szCs w:val="24"/>
        </w:rPr>
        <w:t xml:space="preserve">differences </w:t>
      </w:r>
      <w:r w:rsidRPr="57CA6D0B" w:rsidR="00BB522D">
        <w:rPr>
          <w:rFonts w:ascii="Times New Roman" w:hAnsi="Times New Roman" w:eastAsia="Times New Roman" w:cs="Times New Roman"/>
          <w:sz w:val="24"/>
          <w:szCs w:val="24"/>
        </w:rPr>
        <w:t xml:space="preserve">are crucial </w:t>
      </w:r>
      <w:r w:rsidRPr="57CA6D0B" w:rsidR="506424CC">
        <w:rPr>
          <w:rFonts w:ascii="Times New Roman" w:hAnsi="Times New Roman" w:eastAsia="Times New Roman" w:cs="Times New Roman"/>
          <w:sz w:val="24"/>
          <w:szCs w:val="24"/>
        </w:rPr>
        <w:t xml:space="preserve">in any </w:t>
      </w:r>
      <w:r w:rsidRPr="57CA6D0B" w:rsidR="00BB522D">
        <w:rPr>
          <w:rFonts w:ascii="Times New Roman" w:hAnsi="Times New Roman" w:eastAsia="Times New Roman" w:cs="Times New Roman"/>
          <w:sz w:val="24"/>
          <w:szCs w:val="24"/>
        </w:rPr>
        <w:t xml:space="preserve">revolutionary </w:t>
      </w:r>
      <w:r w:rsidRPr="57CA6D0B" w:rsidR="506424CC">
        <w:rPr>
          <w:rFonts w:ascii="Times New Roman" w:hAnsi="Times New Roman" w:eastAsia="Times New Roman" w:cs="Times New Roman"/>
          <w:sz w:val="24"/>
          <w:szCs w:val="24"/>
        </w:rPr>
        <w:t>struggle. Che’s</w:t>
      </w:r>
      <w:r w:rsidRPr="57CA6D0B" w:rsidR="00BB522D">
        <w:rPr>
          <w:rFonts w:ascii="Times New Roman" w:hAnsi="Times New Roman" w:eastAsia="Times New Roman" w:cs="Times New Roman"/>
          <w:sz w:val="24"/>
          <w:szCs w:val="24"/>
        </w:rPr>
        <w:t xml:space="preserve"> </w:t>
      </w:r>
      <w:r w:rsidRPr="57CA6D0B" w:rsidR="506424CC">
        <w:rPr>
          <w:rFonts w:ascii="Times New Roman" w:hAnsi="Times New Roman" w:eastAsia="Times New Roman" w:cs="Times New Roman"/>
          <w:sz w:val="24"/>
          <w:szCs w:val="24"/>
        </w:rPr>
        <w:t xml:space="preserve">attempt to </w:t>
      </w:r>
      <w:r w:rsidRPr="57CA6D0B" w:rsidR="00BB522D">
        <w:rPr>
          <w:rFonts w:ascii="Times New Roman" w:hAnsi="Times New Roman" w:eastAsia="Times New Roman" w:cs="Times New Roman"/>
          <w:sz w:val="24"/>
          <w:szCs w:val="24"/>
        </w:rPr>
        <w:t>spark an</w:t>
      </w:r>
      <w:r w:rsidRPr="57CA6D0B" w:rsidR="30FBFA23">
        <w:rPr>
          <w:rFonts w:ascii="Times New Roman" w:hAnsi="Times New Roman" w:eastAsia="Times New Roman" w:cs="Times New Roman"/>
          <w:sz w:val="24"/>
          <w:szCs w:val="24"/>
        </w:rPr>
        <w:t xml:space="preserve"> </w:t>
      </w:r>
      <w:r w:rsidRPr="57CA6D0B" w:rsidR="506424CC">
        <w:rPr>
          <w:rFonts w:ascii="Times New Roman" w:hAnsi="Times New Roman" w:eastAsia="Times New Roman" w:cs="Times New Roman"/>
          <w:sz w:val="24"/>
          <w:szCs w:val="24"/>
        </w:rPr>
        <w:t>insurgency in Bolivia</w:t>
      </w:r>
      <w:r w:rsidRPr="57CA6D0B" w:rsidR="00BB522D">
        <w:rPr>
          <w:rFonts w:ascii="Times New Roman" w:hAnsi="Times New Roman" w:eastAsia="Times New Roman" w:cs="Times New Roman"/>
          <w:sz w:val="24"/>
          <w:szCs w:val="24"/>
        </w:rPr>
        <w:t xml:space="preserve"> revealed a profound misunderstanding of Bolivia’s political</w:t>
      </w:r>
      <w:r w:rsidRPr="57CA6D0B" w:rsidR="00BB522D">
        <w:rPr>
          <w:rFonts w:ascii="Times New Roman" w:hAnsi="Times New Roman" w:eastAsia="Times New Roman" w:cs="Times New Roman"/>
          <w:sz w:val="24"/>
          <w:szCs w:val="24"/>
        </w:rPr>
        <w:t xml:space="preserve"> dynamics</w:t>
      </w:r>
      <w:r w:rsidRPr="57CA6D0B" w:rsidR="00943581">
        <w:rPr>
          <w:rFonts w:ascii="Times New Roman" w:hAnsi="Times New Roman" w:eastAsia="Times New Roman" w:cs="Times New Roman"/>
          <w:sz w:val="24"/>
          <w:szCs w:val="24"/>
        </w:rPr>
        <w:t>, the needs of its peasantry, and the broader</w:t>
      </w:r>
      <w:r w:rsidRPr="57CA6D0B" w:rsidR="506424CC">
        <w:rPr>
          <w:rFonts w:ascii="Times New Roman" w:hAnsi="Times New Roman" w:eastAsia="Times New Roman" w:cs="Times New Roman"/>
          <w:sz w:val="24"/>
          <w:szCs w:val="24"/>
        </w:rPr>
        <w:t xml:space="preserve"> international communist </w:t>
      </w:r>
      <w:r w:rsidRPr="57CA6D0B" w:rsidR="00943581">
        <w:rPr>
          <w:rFonts w:ascii="Times New Roman" w:hAnsi="Times New Roman" w:eastAsia="Times New Roman" w:cs="Times New Roman"/>
          <w:sz w:val="24"/>
          <w:szCs w:val="24"/>
        </w:rPr>
        <w:t>movement</w:t>
      </w:r>
      <w:r w:rsidRPr="57CA6D0B" w:rsidR="506424CC">
        <w:rPr>
          <w:rFonts w:ascii="Times New Roman" w:hAnsi="Times New Roman" w:eastAsia="Times New Roman" w:cs="Times New Roman"/>
          <w:sz w:val="24"/>
          <w:szCs w:val="24"/>
        </w:rPr>
        <w:t xml:space="preserve">. </w:t>
      </w:r>
    </w:p>
    <w:p w:rsidR="3B27B00D" w:rsidP="57CA6D0B" w:rsidRDefault="00943581" w14:paraId="4C802251" w14:textId="012C268F">
      <w:pPr>
        <w:spacing w:line="480" w:lineRule="auto"/>
        <w:ind w:firstLine="720"/>
        <w:rPr>
          <w:rFonts w:ascii="Times New Roman" w:hAnsi="Times New Roman" w:eastAsia="Times New Roman" w:cs="Times New Roman"/>
          <w:sz w:val="24"/>
          <w:szCs w:val="24"/>
        </w:rPr>
      </w:pPr>
      <w:r w:rsidRPr="57CA6D0B" w:rsidR="00943581">
        <w:rPr>
          <w:rFonts w:ascii="Times New Roman" w:hAnsi="Times New Roman" w:eastAsia="Times New Roman" w:cs="Times New Roman"/>
          <w:sz w:val="24"/>
          <w:szCs w:val="24"/>
        </w:rPr>
        <w:t xml:space="preserve">Ultimately, </w:t>
      </w:r>
      <w:r w:rsidRPr="57CA6D0B" w:rsidR="1946FA55">
        <w:rPr>
          <w:rFonts w:ascii="Times New Roman" w:hAnsi="Times New Roman" w:eastAsia="Times New Roman" w:cs="Times New Roman"/>
          <w:sz w:val="24"/>
          <w:szCs w:val="24"/>
        </w:rPr>
        <w:t>Che</w:t>
      </w:r>
      <w:r w:rsidRPr="57CA6D0B" w:rsidR="1946FA55">
        <w:rPr>
          <w:rFonts w:ascii="Times New Roman" w:hAnsi="Times New Roman" w:eastAsia="Times New Roman" w:cs="Times New Roman"/>
          <w:sz w:val="24"/>
          <w:szCs w:val="24"/>
        </w:rPr>
        <w:t xml:space="preserve"> Guevara</w:t>
      </w:r>
      <w:r w:rsidRPr="57CA6D0B" w:rsidR="00943581">
        <w:rPr>
          <w:rFonts w:ascii="Times New Roman" w:hAnsi="Times New Roman" w:eastAsia="Times New Roman" w:cs="Times New Roman"/>
          <w:sz w:val="24"/>
          <w:szCs w:val="24"/>
        </w:rPr>
        <w:t>’s</w:t>
      </w:r>
      <w:r w:rsidRPr="57CA6D0B" w:rsidR="1946FA55">
        <w:rPr>
          <w:rFonts w:ascii="Times New Roman" w:hAnsi="Times New Roman" w:eastAsia="Times New Roman" w:cs="Times New Roman"/>
          <w:sz w:val="24"/>
          <w:szCs w:val="24"/>
        </w:rPr>
        <w:t xml:space="preserve"> fail</w:t>
      </w:r>
      <w:r w:rsidRPr="57CA6D0B" w:rsidR="00943581">
        <w:rPr>
          <w:rFonts w:ascii="Times New Roman" w:hAnsi="Times New Roman" w:eastAsia="Times New Roman" w:cs="Times New Roman"/>
          <w:sz w:val="24"/>
          <w:szCs w:val="24"/>
        </w:rPr>
        <w:t>ure to foster</w:t>
      </w:r>
      <w:r w:rsidRPr="57CA6D0B" w:rsidR="1946FA55">
        <w:rPr>
          <w:rFonts w:ascii="Times New Roman" w:hAnsi="Times New Roman" w:eastAsia="Times New Roman" w:cs="Times New Roman"/>
          <w:sz w:val="24"/>
          <w:szCs w:val="24"/>
        </w:rPr>
        <w:t xml:space="preserve"> </w:t>
      </w:r>
      <w:r w:rsidRPr="57CA6D0B" w:rsidR="1946FA55">
        <w:rPr>
          <w:rFonts w:ascii="Times New Roman" w:hAnsi="Times New Roman" w:eastAsia="Times New Roman" w:cs="Times New Roman"/>
          <w:sz w:val="24"/>
          <w:szCs w:val="24"/>
        </w:rPr>
        <w:t>a revolution</w:t>
      </w:r>
      <w:r w:rsidRPr="57CA6D0B" w:rsidR="00FF2A59">
        <w:rPr>
          <w:rFonts w:ascii="Times New Roman" w:hAnsi="Times New Roman" w:eastAsia="Times New Roman" w:cs="Times New Roman"/>
          <w:sz w:val="24"/>
          <w:szCs w:val="24"/>
        </w:rPr>
        <w:t xml:space="preserve"> in Bolivia stemmed </w:t>
      </w:r>
      <w:r w:rsidRPr="57CA6D0B" w:rsidR="00FF2A59">
        <w:rPr>
          <w:rFonts w:ascii="Times New Roman" w:hAnsi="Times New Roman" w:eastAsia="Times New Roman" w:cs="Times New Roman"/>
          <w:sz w:val="24"/>
          <w:szCs w:val="24"/>
        </w:rPr>
        <w:t>from</w:t>
      </w:r>
      <w:r w:rsidRPr="57CA6D0B" w:rsidR="1946FA55">
        <w:rPr>
          <w:rFonts w:ascii="Times New Roman" w:hAnsi="Times New Roman" w:eastAsia="Times New Roman" w:cs="Times New Roman"/>
          <w:sz w:val="24"/>
          <w:szCs w:val="24"/>
        </w:rPr>
        <w:t xml:space="preserve"> </w:t>
      </w:r>
      <w:r w:rsidRPr="57CA6D0B" w:rsidR="1946FA55">
        <w:rPr>
          <w:rFonts w:ascii="Times New Roman" w:hAnsi="Times New Roman" w:eastAsia="Times New Roman" w:cs="Times New Roman"/>
          <w:sz w:val="24"/>
          <w:szCs w:val="24"/>
        </w:rPr>
        <w:t>his</w:t>
      </w:r>
      <w:r w:rsidRPr="57CA6D0B" w:rsidR="00FF2A59">
        <w:rPr>
          <w:rFonts w:ascii="Times New Roman" w:hAnsi="Times New Roman" w:eastAsia="Times New Roman" w:cs="Times New Roman"/>
          <w:sz w:val="24"/>
          <w:szCs w:val="24"/>
        </w:rPr>
        <w:t xml:space="preserve"> lack of insight during</w:t>
      </w:r>
      <w:r w:rsidRPr="57CA6D0B" w:rsidR="1946FA55">
        <w:rPr>
          <w:rFonts w:ascii="Times New Roman" w:hAnsi="Times New Roman" w:eastAsia="Times New Roman" w:cs="Times New Roman"/>
          <w:sz w:val="24"/>
          <w:szCs w:val="24"/>
        </w:rPr>
        <w:t xml:space="preserve"> </w:t>
      </w:r>
      <w:r w:rsidRPr="57CA6D0B" w:rsidR="00FF2A59">
        <w:rPr>
          <w:rFonts w:ascii="Times New Roman" w:hAnsi="Times New Roman" w:eastAsia="Times New Roman" w:cs="Times New Roman"/>
          <w:sz w:val="24"/>
          <w:szCs w:val="24"/>
        </w:rPr>
        <w:t>his</w:t>
      </w:r>
      <w:r w:rsidRPr="57CA6D0B" w:rsidR="1946FA55">
        <w:rPr>
          <w:rFonts w:ascii="Times New Roman" w:hAnsi="Times New Roman" w:eastAsia="Times New Roman" w:cs="Times New Roman"/>
          <w:sz w:val="24"/>
          <w:szCs w:val="24"/>
        </w:rPr>
        <w:t xml:space="preserve"> early travels, </w:t>
      </w:r>
      <w:r w:rsidRPr="57CA6D0B" w:rsidR="00FF2A59">
        <w:rPr>
          <w:rFonts w:ascii="Times New Roman" w:hAnsi="Times New Roman" w:eastAsia="Times New Roman" w:cs="Times New Roman"/>
          <w:sz w:val="24"/>
          <w:szCs w:val="24"/>
        </w:rPr>
        <w:t>his</w:t>
      </w:r>
      <w:r w:rsidRPr="57CA6D0B" w:rsidR="1946FA55">
        <w:rPr>
          <w:rFonts w:ascii="Times New Roman" w:hAnsi="Times New Roman" w:eastAsia="Times New Roman" w:cs="Times New Roman"/>
          <w:sz w:val="24"/>
          <w:szCs w:val="24"/>
        </w:rPr>
        <w:t xml:space="preserve"> ideolog</w:t>
      </w:r>
      <w:r w:rsidRPr="57CA6D0B" w:rsidR="00FF2A59">
        <w:rPr>
          <w:rFonts w:ascii="Times New Roman" w:hAnsi="Times New Roman" w:eastAsia="Times New Roman" w:cs="Times New Roman"/>
          <w:sz w:val="24"/>
          <w:szCs w:val="24"/>
        </w:rPr>
        <w:t>ical divergence</w:t>
      </w:r>
      <w:r w:rsidRPr="57CA6D0B" w:rsidR="1946FA55">
        <w:rPr>
          <w:rFonts w:ascii="Times New Roman" w:hAnsi="Times New Roman" w:eastAsia="Times New Roman" w:cs="Times New Roman"/>
          <w:sz w:val="24"/>
          <w:szCs w:val="24"/>
        </w:rPr>
        <w:t xml:space="preserve"> </w:t>
      </w:r>
      <w:r w:rsidRPr="57CA6D0B" w:rsidR="00FF2A59">
        <w:rPr>
          <w:rFonts w:ascii="Times New Roman" w:hAnsi="Times New Roman" w:eastAsia="Times New Roman" w:cs="Times New Roman"/>
          <w:sz w:val="24"/>
          <w:szCs w:val="24"/>
        </w:rPr>
        <w:t>from</w:t>
      </w:r>
      <w:r w:rsidRPr="57CA6D0B" w:rsidR="1946FA55">
        <w:rPr>
          <w:rFonts w:ascii="Times New Roman" w:hAnsi="Times New Roman" w:eastAsia="Times New Roman" w:cs="Times New Roman"/>
          <w:sz w:val="24"/>
          <w:szCs w:val="24"/>
        </w:rPr>
        <w:t xml:space="preserve"> the MNR</w:t>
      </w:r>
      <w:r w:rsidRPr="57CA6D0B" w:rsidR="1946FA55">
        <w:rPr>
          <w:rFonts w:ascii="Times New Roman" w:hAnsi="Times New Roman" w:eastAsia="Times New Roman" w:cs="Times New Roman"/>
          <w:sz w:val="24"/>
          <w:szCs w:val="24"/>
        </w:rPr>
        <w:t xml:space="preserve"> and the July 26th Movement, and his </w:t>
      </w:r>
      <w:r w:rsidRPr="57CA6D0B" w:rsidR="00665417">
        <w:rPr>
          <w:rFonts w:ascii="Times New Roman" w:hAnsi="Times New Roman" w:eastAsia="Times New Roman" w:cs="Times New Roman"/>
          <w:sz w:val="24"/>
          <w:szCs w:val="24"/>
        </w:rPr>
        <w:t xml:space="preserve">inability </w:t>
      </w:r>
      <w:r w:rsidRPr="57CA6D0B" w:rsidR="1946FA55">
        <w:rPr>
          <w:rFonts w:ascii="Times New Roman" w:hAnsi="Times New Roman" w:eastAsia="Times New Roman" w:cs="Times New Roman"/>
          <w:sz w:val="24"/>
          <w:szCs w:val="24"/>
        </w:rPr>
        <w:t xml:space="preserve">to adapt </w:t>
      </w:r>
      <w:r w:rsidRPr="57CA6D0B" w:rsidR="00665417">
        <w:rPr>
          <w:rFonts w:ascii="Times New Roman" w:hAnsi="Times New Roman" w:eastAsia="Times New Roman" w:cs="Times New Roman"/>
          <w:sz w:val="24"/>
          <w:szCs w:val="24"/>
        </w:rPr>
        <w:t>his revolutionary methods to</w:t>
      </w:r>
      <w:r w:rsidRPr="57CA6D0B" w:rsidR="1946FA55">
        <w:rPr>
          <w:rFonts w:ascii="Times New Roman" w:hAnsi="Times New Roman" w:eastAsia="Times New Roman" w:cs="Times New Roman"/>
          <w:sz w:val="24"/>
          <w:szCs w:val="24"/>
        </w:rPr>
        <w:t xml:space="preserve"> Bolivia</w:t>
      </w:r>
      <w:r w:rsidRPr="57CA6D0B" w:rsidR="00665417">
        <w:rPr>
          <w:rFonts w:ascii="Times New Roman" w:hAnsi="Times New Roman" w:eastAsia="Times New Roman" w:cs="Times New Roman"/>
          <w:sz w:val="24"/>
          <w:szCs w:val="24"/>
        </w:rPr>
        <w:t>’s unique circumstances</w:t>
      </w:r>
      <w:r w:rsidRPr="57CA6D0B" w:rsidR="1946FA55">
        <w:rPr>
          <w:rFonts w:ascii="Times New Roman" w:hAnsi="Times New Roman" w:eastAsia="Times New Roman" w:cs="Times New Roman"/>
          <w:sz w:val="24"/>
          <w:szCs w:val="24"/>
        </w:rPr>
        <w:t>.</w:t>
      </w:r>
    </w:p>
    <w:p w:rsidR="3B27B00D" w:rsidP="57CA6D0B" w:rsidRDefault="3B27B00D" w14:paraId="142FAA45" w14:textId="20492FDE">
      <w:pPr>
        <w:spacing w:line="480" w:lineRule="auto"/>
        <w:ind w:firstLine="720"/>
        <w:rPr>
          <w:rFonts w:ascii="Times New Roman" w:hAnsi="Times New Roman" w:eastAsia="Times New Roman" w:cs="Times New Roman"/>
          <w:sz w:val="24"/>
          <w:szCs w:val="24"/>
        </w:rPr>
      </w:pPr>
    </w:p>
    <w:p w:rsidR="701DB9EF" w:rsidP="57CA6D0B" w:rsidRDefault="701DB9EF" w14:paraId="5A1FE88D" w14:textId="29205562">
      <w:pPr>
        <w:spacing w:line="480" w:lineRule="auto"/>
        <w:rPr>
          <w:rFonts w:ascii="Times New Roman" w:hAnsi="Times New Roman" w:eastAsia="Times New Roman" w:cs="Times New Roman"/>
          <w:sz w:val="24"/>
          <w:szCs w:val="24"/>
        </w:rPr>
      </w:pPr>
      <w:r w:rsidRPr="57CA6D0B">
        <w:rPr>
          <w:rFonts w:ascii="Times New Roman" w:hAnsi="Times New Roman" w:eastAsia="Times New Roman" w:cs="Times New Roman"/>
          <w:sz w:val="24"/>
          <w:szCs w:val="24"/>
        </w:rPr>
        <w:br w:type="page"/>
      </w:r>
    </w:p>
    <w:p w:rsidR="3B27B00D" w:rsidP="57CA6D0B" w:rsidRDefault="3B27B00D" w14:paraId="06BE4B8B" w14:textId="0F8A4735">
      <w:pPr>
        <w:spacing w:line="480" w:lineRule="auto"/>
        <w:jc w:val="center"/>
        <w:rPr>
          <w:rFonts w:ascii="Times New Roman" w:hAnsi="Times New Roman" w:eastAsia="Times New Roman" w:cs="Times New Roman"/>
          <w:sz w:val="24"/>
          <w:szCs w:val="24"/>
        </w:rPr>
      </w:pPr>
      <w:r w:rsidRPr="57CA6D0B" w:rsidR="3B27B00D">
        <w:rPr>
          <w:rFonts w:ascii="Times New Roman" w:hAnsi="Times New Roman" w:eastAsia="Times New Roman" w:cs="Times New Roman"/>
          <w:sz w:val="24"/>
          <w:szCs w:val="24"/>
        </w:rPr>
        <w:t>Bibliography:</w:t>
      </w:r>
    </w:p>
    <w:p w:rsidR="342BC218" w:rsidP="57CA6D0B" w:rsidRDefault="0B2BA9E4" w14:paraId="1ACA91F7" w14:textId="24071E23">
      <w:pPr>
        <w:spacing w:line="480" w:lineRule="auto"/>
        <w:rPr>
          <w:rFonts w:ascii="Times New Roman" w:hAnsi="Times New Roman" w:eastAsia="Times New Roman" w:cs="Times New Roman"/>
          <w:sz w:val="24"/>
          <w:szCs w:val="24"/>
        </w:rPr>
      </w:pPr>
      <w:r w:rsidRPr="57CA6D0B" w:rsidR="0B2BA9E4">
        <w:rPr>
          <w:rFonts w:ascii="Times New Roman" w:hAnsi="Times New Roman" w:eastAsia="Times New Roman" w:cs="Times New Roman"/>
          <w:sz w:val="24"/>
          <w:szCs w:val="24"/>
        </w:rPr>
        <w:t xml:space="preserve">Becker, Marc. </w:t>
      </w:r>
      <w:r w:rsidRPr="57CA6D0B" w:rsidR="0B2BA9E4">
        <w:rPr>
          <w:rFonts w:ascii="Times New Roman" w:hAnsi="Times New Roman" w:eastAsia="Times New Roman" w:cs="Times New Roman"/>
          <w:i w:val="1"/>
          <w:iCs w:val="1"/>
          <w:sz w:val="24"/>
          <w:szCs w:val="24"/>
        </w:rPr>
        <w:t>Twentieth-Century Latin American Revolutions</w:t>
      </w:r>
      <w:r w:rsidRPr="57CA6D0B" w:rsidR="0B2BA9E4">
        <w:rPr>
          <w:rFonts w:ascii="Times New Roman" w:hAnsi="Times New Roman" w:eastAsia="Times New Roman" w:cs="Times New Roman"/>
          <w:sz w:val="24"/>
          <w:szCs w:val="24"/>
        </w:rPr>
        <w:t>. Lanham: Rowman &amp; Littlefield, 2017.</w:t>
      </w:r>
    </w:p>
    <w:p w:rsidR="211384BB" w:rsidP="57CA6D0B" w:rsidRDefault="211384BB" w14:paraId="71828E9A" w14:textId="01D5E520">
      <w:pPr>
        <w:spacing w:line="480" w:lineRule="auto"/>
        <w:rPr>
          <w:rFonts w:ascii="Times New Roman" w:hAnsi="Times New Roman" w:eastAsia="Times New Roman" w:cs="Times New Roman"/>
          <w:sz w:val="24"/>
          <w:szCs w:val="24"/>
        </w:rPr>
      </w:pPr>
      <w:r w:rsidRPr="57CA6D0B" w:rsidR="211384BB">
        <w:rPr>
          <w:rFonts w:ascii="Times New Roman" w:hAnsi="Times New Roman" w:eastAsia="Times New Roman" w:cs="Times New Roman"/>
          <w:sz w:val="24"/>
          <w:szCs w:val="24"/>
        </w:rPr>
        <w:t>Blasier, Cole. “Studies of Social Revolution: Origins in Mexico, Bolivia, and Cuba.” Latin American Research Review 2, no. 3 (1967): 28–64. http://www.jstor.org/stable/2502177</w:t>
      </w:r>
      <w:r w:rsidRPr="57CA6D0B" w:rsidR="211384BB">
        <w:rPr>
          <w:rFonts w:ascii="Times New Roman" w:hAnsi="Times New Roman" w:eastAsia="Times New Roman" w:cs="Times New Roman"/>
          <w:sz w:val="24"/>
          <w:szCs w:val="24"/>
        </w:rPr>
        <w:t xml:space="preserve">.  </w:t>
      </w:r>
    </w:p>
    <w:p w:rsidR="305B4972" w:rsidP="57CA6D0B" w:rsidRDefault="759750AA" w14:paraId="110D8BA8" w14:textId="3D48C89B">
      <w:pPr>
        <w:spacing w:line="480" w:lineRule="auto"/>
        <w:rPr>
          <w:rFonts w:ascii="Times New Roman" w:hAnsi="Times New Roman" w:eastAsia="Times New Roman" w:cs="Times New Roman"/>
          <w:sz w:val="24"/>
          <w:szCs w:val="24"/>
        </w:rPr>
      </w:pPr>
      <w:r w:rsidRPr="57CA6D0B" w:rsidR="759750AA">
        <w:rPr>
          <w:rFonts w:ascii="Times New Roman" w:hAnsi="Times New Roman" w:eastAsia="Times New Roman" w:cs="Times New Roman"/>
          <w:sz w:val="24"/>
          <w:szCs w:val="24"/>
        </w:rPr>
        <w:t xml:space="preserve">Drinot, Paulo. </w:t>
      </w:r>
      <w:r w:rsidRPr="57CA6D0B" w:rsidR="759750AA">
        <w:rPr>
          <w:rFonts w:ascii="Times New Roman" w:hAnsi="Times New Roman" w:eastAsia="Times New Roman" w:cs="Times New Roman"/>
          <w:i w:val="1"/>
          <w:iCs w:val="1"/>
          <w:sz w:val="24"/>
          <w:szCs w:val="24"/>
        </w:rPr>
        <w:t>Che’s Travels: The Making of a Revolutionary in 1950s Latin America</w:t>
      </w:r>
      <w:r w:rsidRPr="57CA6D0B" w:rsidR="759750AA">
        <w:rPr>
          <w:rFonts w:ascii="Times New Roman" w:hAnsi="Times New Roman" w:eastAsia="Times New Roman" w:cs="Times New Roman"/>
          <w:sz w:val="24"/>
          <w:szCs w:val="24"/>
        </w:rPr>
        <w:t>. Durham [NC]: Duke University Press, 2010.</w:t>
      </w:r>
    </w:p>
    <w:p w:rsidR="09FAD2F9" w:rsidP="57CA6D0B" w:rsidRDefault="09FAD2F9" w14:paraId="162805DB" w14:textId="440C67C8">
      <w:pPr>
        <w:spacing w:line="480" w:lineRule="auto"/>
        <w:rPr>
          <w:rFonts w:ascii="Times New Roman" w:hAnsi="Times New Roman" w:eastAsia="Times New Roman" w:cs="Times New Roman"/>
          <w:sz w:val="24"/>
          <w:szCs w:val="24"/>
        </w:rPr>
      </w:pPr>
      <w:r w:rsidRPr="57CA6D0B" w:rsidR="09FAD2F9">
        <w:rPr>
          <w:rFonts w:ascii="Times New Roman" w:hAnsi="Times New Roman" w:eastAsia="Times New Roman" w:cs="Times New Roman"/>
          <w:sz w:val="24"/>
          <w:szCs w:val="24"/>
        </w:rPr>
        <w:t>Dunkerly, James. “The Bolivian Revolution at 60: Politics and Historiography.” Journal of Latin American Studies 45, no. 2 (2013): 325–50. http://www.jstor.org/stable/24544546.</w:t>
      </w:r>
    </w:p>
    <w:p w:rsidR="342BC218" w:rsidP="57CA6D0B" w:rsidRDefault="342BC218" w14:paraId="714E81A3" w14:textId="7A069A07">
      <w:pPr>
        <w:spacing w:line="480" w:lineRule="auto"/>
        <w:rPr>
          <w:rFonts w:ascii="Times New Roman" w:hAnsi="Times New Roman" w:eastAsia="Times New Roman" w:cs="Times New Roman"/>
          <w:sz w:val="24"/>
          <w:szCs w:val="24"/>
        </w:rPr>
      </w:pPr>
      <w:r w:rsidRPr="57CA6D0B" w:rsidR="342BC218">
        <w:rPr>
          <w:rFonts w:ascii="Times New Roman" w:hAnsi="Times New Roman" w:eastAsia="Times New Roman" w:cs="Times New Roman"/>
          <w:sz w:val="24"/>
          <w:szCs w:val="24"/>
        </w:rPr>
        <w:t>Franklin,</w:t>
      </w:r>
      <w:r w:rsidRPr="57CA6D0B" w:rsidR="342BC218">
        <w:rPr>
          <w:rFonts w:ascii="Times New Roman" w:hAnsi="Times New Roman" w:eastAsia="Times New Roman" w:cs="Times New Roman"/>
          <w:sz w:val="24"/>
          <w:szCs w:val="24"/>
        </w:rPr>
        <w:t xml:space="preserve"> Jane. “Guerrilla Heroica.” Nation 264, no. 19 (May 19, 1997): 27–28. </w:t>
      </w:r>
      <w:hyperlink r:id="Rebc689ccf2384182">
        <w:r w:rsidRPr="57CA6D0B" w:rsidR="342BC218">
          <w:rPr>
            <w:rStyle w:val="Hyperlink"/>
            <w:rFonts w:ascii="Times New Roman" w:hAnsi="Times New Roman" w:eastAsia="Times New Roman" w:cs="Times New Roman"/>
            <w:sz w:val="24"/>
            <w:szCs w:val="24"/>
          </w:rPr>
          <w:t>https://login.libproxy.lib.unc.edu/login?url=https://search.ebscohost.com/login.aspx?direct=true&amp;db=aph&amp;AN=9705073596&amp;site=ehost-live&amp;scope=site</w:t>
        </w:r>
      </w:hyperlink>
      <w:r w:rsidRPr="57CA6D0B" w:rsidR="342BC218">
        <w:rPr>
          <w:rFonts w:ascii="Times New Roman" w:hAnsi="Times New Roman" w:eastAsia="Times New Roman" w:cs="Times New Roman"/>
          <w:sz w:val="24"/>
          <w:szCs w:val="24"/>
        </w:rPr>
        <w:t xml:space="preserve">. </w:t>
      </w:r>
    </w:p>
    <w:p w:rsidR="342BC218" w:rsidP="57CA6D0B" w:rsidRDefault="0B2BA9E4" w14:paraId="3EB836FF" w14:textId="4D0BB894">
      <w:pPr>
        <w:spacing w:line="480" w:lineRule="auto"/>
        <w:rPr>
          <w:rFonts w:ascii="Times New Roman" w:hAnsi="Times New Roman" w:eastAsia="Times New Roman" w:cs="Times New Roman"/>
          <w:sz w:val="24"/>
          <w:szCs w:val="24"/>
        </w:rPr>
      </w:pPr>
      <w:r w:rsidRPr="57CA6D0B" w:rsidR="0B2BA9E4">
        <w:rPr>
          <w:rFonts w:ascii="Times New Roman" w:hAnsi="Times New Roman" w:eastAsia="Times New Roman" w:cs="Times New Roman"/>
          <w:sz w:val="24"/>
          <w:szCs w:val="24"/>
        </w:rPr>
        <w:t xml:space="preserve">Guevara, Che. </w:t>
      </w:r>
      <w:r w:rsidRPr="57CA6D0B" w:rsidR="0B2BA9E4">
        <w:rPr>
          <w:rFonts w:ascii="Times New Roman" w:hAnsi="Times New Roman" w:eastAsia="Times New Roman" w:cs="Times New Roman"/>
          <w:i w:val="1"/>
          <w:iCs w:val="1"/>
          <w:sz w:val="24"/>
          <w:szCs w:val="24"/>
        </w:rPr>
        <w:t xml:space="preserve">Latin America Diaries: </w:t>
      </w:r>
      <w:r w:rsidRPr="57CA6D0B" w:rsidR="0B2BA9E4">
        <w:rPr>
          <w:rFonts w:ascii="Times New Roman" w:hAnsi="Times New Roman" w:eastAsia="Times New Roman" w:cs="Times New Roman"/>
          <w:i w:val="1"/>
          <w:iCs w:val="1"/>
          <w:sz w:val="24"/>
          <w:szCs w:val="24"/>
        </w:rPr>
        <w:t>Otra</w:t>
      </w:r>
      <w:r w:rsidRPr="57CA6D0B" w:rsidR="0B2BA9E4">
        <w:rPr>
          <w:rFonts w:ascii="Times New Roman" w:hAnsi="Times New Roman" w:eastAsia="Times New Roman" w:cs="Times New Roman"/>
          <w:i w:val="1"/>
          <w:iCs w:val="1"/>
          <w:sz w:val="24"/>
          <w:szCs w:val="24"/>
        </w:rPr>
        <w:t xml:space="preserve"> Vez or a Second Look at Latin Americ</w:t>
      </w:r>
      <w:r w:rsidRPr="57CA6D0B" w:rsidR="38A44621">
        <w:rPr>
          <w:rFonts w:ascii="Times New Roman" w:hAnsi="Times New Roman" w:eastAsia="Times New Roman" w:cs="Times New Roman"/>
          <w:i w:val="1"/>
          <w:iCs w:val="1"/>
          <w:sz w:val="24"/>
          <w:szCs w:val="24"/>
        </w:rPr>
        <w:t>a</w:t>
      </w:r>
      <w:r w:rsidRPr="57CA6D0B" w:rsidR="0B2BA9E4">
        <w:rPr>
          <w:rFonts w:ascii="Times New Roman" w:hAnsi="Times New Roman" w:eastAsia="Times New Roman" w:cs="Times New Roman"/>
          <w:sz w:val="24"/>
          <w:szCs w:val="24"/>
        </w:rPr>
        <w:t>. Melbourne: Ocean Press, 2011.</w:t>
      </w:r>
    </w:p>
    <w:p w:rsidR="0A4C69FE" w:rsidP="57CA6D0B" w:rsidRDefault="0A4C69FE" w14:paraId="1E1E512A" w14:textId="0BADB88B">
      <w:pPr>
        <w:spacing w:line="480" w:lineRule="auto"/>
        <w:rPr>
          <w:rFonts w:ascii="Times New Roman" w:hAnsi="Times New Roman" w:eastAsia="Times New Roman" w:cs="Times New Roman"/>
          <w:sz w:val="24"/>
          <w:szCs w:val="24"/>
        </w:rPr>
      </w:pPr>
      <w:r w:rsidRPr="57CA6D0B" w:rsidR="0A4C69FE">
        <w:rPr>
          <w:rFonts w:ascii="Times New Roman" w:hAnsi="Times New Roman" w:eastAsia="Times New Roman" w:cs="Times New Roman"/>
          <w:sz w:val="24"/>
          <w:szCs w:val="24"/>
        </w:rPr>
        <w:t xml:space="preserve">Guevara, Che. </w:t>
      </w:r>
      <w:r w:rsidRPr="57CA6D0B" w:rsidR="1224169B">
        <w:rPr>
          <w:rFonts w:ascii="Times New Roman" w:hAnsi="Times New Roman" w:eastAsia="Times New Roman" w:cs="Times New Roman"/>
          <w:i w:val="1"/>
          <w:iCs w:val="1"/>
          <w:sz w:val="24"/>
          <w:szCs w:val="24"/>
        </w:rPr>
        <w:t>T</w:t>
      </w:r>
      <w:r w:rsidRPr="57CA6D0B" w:rsidR="0A4C69FE">
        <w:rPr>
          <w:rFonts w:ascii="Times New Roman" w:hAnsi="Times New Roman" w:eastAsia="Times New Roman" w:cs="Times New Roman"/>
          <w:i w:val="1"/>
          <w:iCs w:val="1"/>
          <w:sz w:val="24"/>
          <w:szCs w:val="24"/>
        </w:rPr>
        <w:t>he Bolivian Diary</w:t>
      </w:r>
      <w:r w:rsidRPr="57CA6D0B" w:rsidR="0A4C69FE">
        <w:rPr>
          <w:rFonts w:ascii="Times New Roman" w:hAnsi="Times New Roman" w:eastAsia="Times New Roman" w:cs="Times New Roman"/>
          <w:sz w:val="24"/>
          <w:szCs w:val="24"/>
        </w:rPr>
        <w:t>. Authorized ed. [Havana</w:t>
      </w:r>
      <w:r w:rsidRPr="57CA6D0B" w:rsidR="0A4C69FE">
        <w:rPr>
          <w:rFonts w:ascii="Times New Roman" w:hAnsi="Times New Roman" w:eastAsia="Times New Roman" w:cs="Times New Roman"/>
          <w:sz w:val="24"/>
          <w:szCs w:val="24"/>
        </w:rPr>
        <w:t>] :</w:t>
      </w:r>
      <w:r w:rsidRPr="57CA6D0B" w:rsidR="0A4C69FE">
        <w:rPr>
          <w:rFonts w:ascii="Times New Roman" w:hAnsi="Times New Roman" w:eastAsia="Times New Roman" w:cs="Times New Roman"/>
          <w:sz w:val="24"/>
          <w:szCs w:val="24"/>
        </w:rPr>
        <w:t xml:space="preserve"> Melbourne [Australia</w:t>
      </w:r>
      <w:r w:rsidRPr="57CA6D0B" w:rsidR="0A4C69FE">
        <w:rPr>
          <w:rFonts w:ascii="Times New Roman" w:hAnsi="Times New Roman" w:eastAsia="Times New Roman" w:cs="Times New Roman"/>
          <w:sz w:val="24"/>
          <w:szCs w:val="24"/>
        </w:rPr>
        <w:t>] :</w:t>
      </w:r>
      <w:r w:rsidRPr="57CA6D0B" w:rsidR="0A4C69FE">
        <w:rPr>
          <w:rFonts w:ascii="Times New Roman" w:hAnsi="Times New Roman" w:eastAsia="Times New Roman" w:cs="Times New Roman"/>
          <w:sz w:val="24"/>
          <w:szCs w:val="24"/>
        </w:rPr>
        <w:t xml:space="preserve"> New York: Centro de </w:t>
      </w:r>
      <w:r w:rsidRPr="57CA6D0B" w:rsidR="0A4C69FE">
        <w:rPr>
          <w:rFonts w:ascii="Times New Roman" w:hAnsi="Times New Roman" w:eastAsia="Times New Roman" w:cs="Times New Roman"/>
          <w:sz w:val="24"/>
          <w:szCs w:val="24"/>
        </w:rPr>
        <w:t>Estudios</w:t>
      </w:r>
      <w:r w:rsidRPr="57CA6D0B" w:rsidR="0A4C69FE">
        <w:rPr>
          <w:rFonts w:ascii="Times New Roman" w:hAnsi="Times New Roman" w:eastAsia="Times New Roman" w:cs="Times New Roman"/>
          <w:sz w:val="24"/>
          <w:szCs w:val="24"/>
        </w:rPr>
        <w:t xml:space="preserve"> Che </w:t>
      </w:r>
      <w:r w:rsidRPr="57CA6D0B" w:rsidR="0A4C69FE">
        <w:rPr>
          <w:rFonts w:ascii="Times New Roman" w:hAnsi="Times New Roman" w:eastAsia="Times New Roman" w:cs="Times New Roman"/>
          <w:sz w:val="24"/>
          <w:szCs w:val="24"/>
        </w:rPr>
        <w:t>Guevara :</w:t>
      </w:r>
      <w:r w:rsidRPr="57CA6D0B" w:rsidR="0A4C69FE">
        <w:rPr>
          <w:rFonts w:ascii="Times New Roman" w:hAnsi="Times New Roman" w:eastAsia="Times New Roman" w:cs="Times New Roman"/>
          <w:sz w:val="24"/>
          <w:szCs w:val="24"/>
        </w:rPr>
        <w:t xml:space="preserve"> Ocean Press, 2005.</w:t>
      </w:r>
    </w:p>
    <w:p w:rsidR="336495AE" w:rsidP="57CA6D0B" w:rsidRDefault="76B8585F" w14:paraId="52990E13" w14:textId="1864C76A">
      <w:pPr>
        <w:spacing w:line="480" w:lineRule="auto"/>
        <w:rPr>
          <w:rFonts w:ascii="Times New Roman" w:hAnsi="Times New Roman" w:eastAsia="Times New Roman" w:cs="Times New Roman"/>
          <w:color w:val="000000" w:themeColor="text1"/>
          <w:sz w:val="24"/>
          <w:szCs w:val="24"/>
        </w:rPr>
      </w:pPr>
      <w:r w:rsidRPr="57CA6D0B" w:rsidR="76B8585F">
        <w:rPr>
          <w:rFonts w:ascii="Times New Roman" w:hAnsi="Times New Roman" w:eastAsia="Times New Roman" w:cs="Times New Roman"/>
          <w:color w:val="000000" w:themeColor="text1" w:themeTint="FF" w:themeShade="FF"/>
          <w:sz w:val="24"/>
          <w:szCs w:val="24"/>
        </w:rPr>
        <w:t>Guevara,</w:t>
      </w:r>
      <w:r w:rsidRPr="57CA6D0B" w:rsidR="76B8585F">
        <w:rPr>
          <w:rFonts w:ascii="Times New Roman" w:hAnsi="Times New Roman" w:eastAsia="Times New Roman" w:cs="Times New Roman"/>
          <w:color w:val="000000" w:themeColor="text1" w:themeTint="FF" w:themeShade="FF"/>
          <w:sz w:val="24"/>
          <w:szCs w:val="24"/>
        </w:rPr>
        <w:t xml:space="preserve"> Ernesto. </w:t>
      </w:r>
      <w:r w:rsidRPr="57CA6D0B" w:rsidR="5C1FC73D">
        <w:rPr>
          <w:rFonts w:ascii="Times New Roman" w:hAnsi="Times New Roman" w:eastAsia="Times New Roman" w:cs="Times New Roman"/>
          <w:i w:val="1"/>
          <w:iCs w:val="1"/>
          <w:color w:val="000000" w:themeColor="text1" w:themeTint="FF" w:themeShade="FF"/>
          <w:sz w:val="24"/>
          <w:szCs w:val="24"/>
        </w:rPr>
        <w:t>Guerrilla</w:t>
      </w:r>
      <w:r w:rsidRPr="57CA6D0B" w:rsidR="76B8585F">
        <w:rPr>
          <w:rFonts w:ascii="Times New Roman" w:hAnsi="Times New Roman" w:eastAsia="Times New Roman" w:cs="Times New Roman"/>
          <w:i w:val="1"/>
          <w:iCs w:val="1"/>
          <w:color w:val="000000" w:themeColor="text1" w:themeTint="FF" w:themeShade="FF"/>
          <w:sz w:val="24"/>
          <w:szCs w:val="24"/>
        </w:rPr>
        <w:t xml:space="preserve"> Warfare</w:t>
      </w:r>
      <w:r w:rsidRPr="57CA6D0B" w:rsidR="76B8585F">
        <w:rPr>
          <w:rFonts w:ascii="Times New Roman" w:hAnsi="Times New Roman" w:eastAsia="Times New Roman" w:cs="Times New Roman"/>
          <w:color w:val="000000" w:themeColor="text1" w:themeTint="FF" w:themeShade="FF"/>
          <w:sz w:val="24"/>
          <w:szCs w:val="24"/>
        </w:rPr>
        <w:t xml:space="preserve">, 1961. </w:t>
      </w:r>
      <w:hyperlink r:id="R5c781ced72dc474b">
        <w:r w:rsidRPr="57CA6D0B" w:rsidR="76B8585F">
          <w:rPr>
            <w:rStyle w:val="Hyperlink"/>
            <w:rFonts w:ascii="Times New Roman" w:hAnsi="Times New Roman" w:eastAsia="Times New Roman" w:cs="Times New Roman"/>
            <w:sz w:val="24"/>
            <w:szCs w:val="24"/>
          </w:rPr>
          <w:t>https://www.cheguevara.org/Guerrilla-Warfare.pdf</w:t>
        </w:r>
      </w:hyperlink>
      <w:r w:rsidRPr="57CA6D0B" w:rsidR="76B8585F">
        <w:rPr>
          <w:rFonts w:ascii="Times New Roman" w:hAnsi="Times New Roman" w:eastAsia="Times New Roman" w:cs="Times New Roman"/>
          <w:color w:val="000000" w:themeColor="text1" w:themeTint="FF" w:themeShade="FF"/>
          <w:sz w:val="24"/>
          <w:szCs w:val="24"/>
        </w:rPr>
        <w:t>.</w:t>
      </w:r>
    </w:p>
    <w:p w:rsidR="342BC218" w:rsidP="57CA6D0B" w:rsidRDefault="0B2BA9E4" w14:paraId="62B65FD6" w14:textId="1B6F3570">
      <w:pPr>
        <w:spacing w:line="480" w:lineRule="auto"/>
        <w:rPr>
          <w:rFonts w:ascii="Times New Roman" w:hAnsi="Times New Roman" w:eastAsia="Times New Roman" w:cs="Times New Roman"/>
          <w:sz w:val="24"/>
          <w:szCs w:val="24"/>
        </w:rPr>
      </w:pPr>
      <w:r w:rsidRPr="57CA6D0B" w:rsidR="0B2BA9E4">
        <w:rPr>
          <w:rFonts w:ascii="Times New Roman" w:hAnsi="Times New Roman" w:eastAsia="Times New Roman" w:cs="Times New Roman"/>
          <w:sz w:val="24"/>
          <w:szCs w:val="24"/>
        </w:rPr>
        <w:t xml:space="preserve">Guevara, Che, and Aleida Guevara. </w:t>
      </w:r>
      <w:r w:rsidRPr="57CA6D0B" w:rsidR="0B2BA9E4">
        <w:rPr>
          <w:rFonts w:ascii="Times New Roman" w:hAnsi="Times New Roman" w:eastAsia="Times New Roman" w:cs="Times New Roman"/>
          <w:i w:val="1"/>
          <w:iCs w:val="1"/>
          <w:sz w:val="24"/>
          <w:szCs w:val="24"/>
        </w:rPr>
        <w:t>The Motorcycle Diaries: Notes on a Latin American Journey</w:t>
      </w:r>
      <w:r w:rsidRPr="57CA6D0B" w:rsidR="0B2BA9E4">
        <w:rPr>
          <w:rFonts w:ascii="Times New Roman" w:hAnsi="Times New Roman" w:eastAsia="Times New Roman" w:cs="Times New Roman"/>
          <w:sz w:val="24"/>
          <w:szCs w:val="24"/>
        </w:rPr>
        <w:t>. New York: Ocean Press, 2003.</w:t>
      </w:r>
    </w:p>
    <w:p w:rsidR="617FAAF0" w:rsidP="57CA6D0B" w:rsidRDefault="4B53D72B" w14:paraId="10C3E7B0" w14:textId="6785A287">
      <w:pPr>
        <w:spacing w:line="480" w:lineRule="auto"/>
        <w:rPr>
          <w:rFonts w:ascii="Times New Roman" w:hAnsi="Times New Roman" w:eastAsia="Times New Roman" w:cs="Times New Roman"/>
          <w:sz w:val="24"/>
          <w:szCs w:val="24"/>
        </w:rPr>
      </w:pPr>
      <w:r w:rsidRPr="57CA6D0B" w:rsidR="4B53D72B">
        <w:rPr>
          <w:rFonts w:ascii="Times New Roman" w:hAnsi="Times New Roman" w:eastAsia="Times New Roman" w:cs="Times New Roman"/>
          <w:sz w:val="24"/>
          <w:szCs w:val="24"/>
        </w:rPr>
        <w:t>Joes,</w:t>
      </w:r>
      <w:r w:rsidRPr="57CA6D0B" w:rsidR="4B53D72B">
        <w:rPr>
          <w:rFonts w:ascii="Times New Roman" w:hAnsi="Times New Roman" w:eastAsia="Times New Roman" w:cs="Times New Roman"/>
          <w:sz w:val="24"/>
          <w:szCs w:val="24"/>
        </w:rPr>
        <w:t xml:space="preserve"> Anthony James. </w:t>
      </w:r>
      <w:r w:rsidRPr="57CA6D0B" w:rsidR="4B53D72B">
        <w:rPr>
          <w:rFonts w:ascii="Times New Roman" w:hAnsi="Times New Roman" w:eastAsia="Times New Roman" w:cs="Times New Roman"/>
          <w:i w:val="1"/>
          <w:iCs w:val="1"/>
          <w:sz w:val="24"/>
          <w:szCs w:val="24"/>
        </w:rPr>
        <w:t>Urban Guerrilla Warfare</w:t>
      </w:r>
      <w:r w:rsidRPr="57CA6D0B" w:rsidR="4B53D72B">
        <w:rPr>
          <w:rFonts w:ascii="Times New Roman" w:hAnsi="Times New Roman" w:eastAsia="Times New Roman" w:cs="Times New Roman"/>
          <w:sz w:val="24"/>
          <w:szCs w:val="24"/>
        </w:rPr>
        <w:t>. Lexington: University Press of Kentucky, 2007.</w:t>
      </w:r>
    </w:p>
    <w:p w:rsidR="342BC218" w:rsidP="57CA6D0B" w:rsidRDefault="0B2BA9E4" w14:paraId="2FFB7A9C" w14:textId="6B0EA8E6">
      <w:pPr>
        <w:spacing w:line="480" w:lineRule="auto"/>
        <w:rPr>
          <w:rFonts w:ascii="Times New Roman" w:hAnsi="Times New Roman" w:eastAsia="Times New Roman" w:cs="Times New Roman"/>
          <w:sz w:val="24"/>
          <w:szCs w:val="24"/>
        </w:rPr>
      </w:pPr>
      <w:r w:rsidRPr="57CA6D0B" w:rsidR="0B2BA9E4">
        <w:rPr>
          <w:rFonts w:ascii="Times New Roman" w:hAnsi="Times New Roman" w:eastAsia="Times New Roman" w:cs="Times New Roman"/>
          <w:sz w:val="24"/>
          <w:szCs w:val="24"/>
        </w:rPr>
        <w:t>Knudson, Jerry W.</w:t>
      </w:r>
      <w:r w:rsidRPr="57CA6D0B" w:rsidR="0B2BA9E4">
        <w:rPr>
          <w:rFonts w:ascii="Times New Roman" w:hAnsi="Times New Roman" w:eastAsia="Times New Roman" w:cs="Times New Roman"/>
          <w:i w:val="1"/>
          <w:iCs w:val="1"/>
          <w:sz w:val="24"/>
          <w:szCs w:val="24"/>
        </w:rPr>
        <w:t xml:space="preserve"> Bolivia, Press and Revolution, 1932-196</w:t>
      </w:r>
      <w:r w:rsidRPr="57CA6D0B" w:rsidR="12B58B4E">
        <w:rPr>
          <w:rFonts w:ascii="Times New Roman" w:hAnsi="Times New Roman" w:eastAsia="Times New Roman" w:cs="Times New Roman"/>
          <w:i w:val="1"/>
          <w:iCs w:val="1"/>
          <w:sz w:val="24"/>
          <w:szCs w:val="24"/>
        </w:rPr>
        <w:t>4</w:t>
      </w:r>
      <w:r w:rsidRPr="57CA6D0B" w:rsidR="0B2BA9E4">
        <w:rPr>
          <w:rFonts w:ascii="Times New Roman" w:hAnsi="Times New Roman" w:eastAsia="Times New Roman" w:cs="Times New Roman"/>
          <w:sz w:val="24"/>
          <w:szCs w:val="24"/>
        </w:rPr>
        <w:t>. Lanham, MD: University Press of America, 1986.</w:t>
      </w:r>
    </w:p>
    <w:p w:rsidR="342BC218" w:rsidP="57CA6D0B" w:rsidRDefault="0B2BA9E4" w14:paraId="65351D00" w14:textId="17DE958E">
      <w:pPr>
        <w:spacing w:line="480" w:lineRule="auto"/>
        <w:rPr>
          <w:rFonts w:ascii="Times New Roman" w:hAnsi="Times New Roman" w:eastAsia="Times New Roman" w:cs="Times New Roman"/>
          <w:sz w:val="24"/>
          <w:szCs w:val="24"/>
        </w:rPr>
      </w:pPr>
      <w:r w:rsidRPr="57CA6D0B" w:rsidR="0B2BA9E4">
        <w:rPr>
          <w:rFonts w:ascii="Times New Roman" w:hAnsi="Times New Roman" w:eastAsia="Times New Roman" w:cs="Times New Roman"/>
          <w:sz w:val="24"/>
          <w:szCs w:val="24"/>
        </w:rPr>
        <w:t>Kohl,</w:t>
      </w:r>
      <w:r w:rsidRPr="57CA6D0B" w:rsidR="0B2BA9E4">
        <w:rPr>
          <w:rFonts w:ascii="Times New Roman" w:hAnsi="Times New Roman" w:eastAsia="Times New Roman" w:cs="Times New Roman"/>
          <w:sz w:val="24"/>
          <w:szCs w:val="24"/>
        </w:rPr>
        <w:t xml:space="preserve"> Benjamin. </w:t>
      </w:r>
      <w:r w:rsidRPr="57CA6D0B" w:rsidR="0B2BA9E4">
        <w:rPr>
          <w:rFonts w:ascii="Times New Roman" w:hAnsi="Times New Roman" w:eastAsia="Times New Roman" w:cs="Times New Roman"/>
          <w:i w:val="1"/>
          <w:iCs w:val="1"/>
          <w:sz w:val="24"/>
          <w:szCs w:val="24"/>
        </w:rPr>
        <w:t>From the Mines to the Streets: A Bolivian Activist’s Life</w:t>
      </w:r>
      <w:r w:rsidRPr="57CA6D0B" w:rsidR="0B2BA9E4">
        <w:rPr>
          <w:rFonts w:ascii="Times New Roman" w:hAnsi="Times New Roman" w:eastAsia="Times New Roman" w:cs="Times New Roman"/>
          <w:sz w:val="24"/>
          <w:szCs w:val="24"/>
        </w:rPr>
        <w:t>. University of Texas Press, 2012.</w:t>
      </w:r>
    </w:p>
    <w:p w:rsidR="763759D5" w:rsidP="57CA6D0B" w:rsidRDefault="763759D5" w14:paraId="3DABC53F" w14:textId="3C0010AA">
      <w:pPr>
        <w:spacing w:line="480" w:lineRule="auto"/>
        <w:rPr>
          <w:rFonts w:ascii="Times New Roman" w:hAnsi="Times New Roman" w:eastAsia="Times New Roman" w:cs="Times New Roman"/>
          <w:sz w:val="24"/>
          <w:szCs w:val="24"/>
        </w:rPr>
      </w:pPr>
      <w:r w:rsidRPr="57CA6D0B" w:rsidR="763759D5">
        <w:rPr>
          <w:rFonts w:ascii="Times New Roman" w:hAnsi="Times New Roman" w:eastAsia="Times New Roman" w:cs="Times New Roman"/>
          <w:sz w:val="24"/>
          <w:szCs w:val="24"/>
        </w:rPr>
        <w:t>Kohl, James V. “Peasant and Revolution in Bolivia, April 9, 1952-August 2, 1953.” The Hispanic American Historical Review 58, no. 2 (1978): 238–59. https://doi.org/10.2307/2513087</w:t>
      </w:r>
      <w:r w:rsidRPr="57CA6D0B" w:rsidR="763759D5">
        <w:rPr>
          <w:rFonts w:ascii="Times New Roman" w:hAnsi="Times New Roman" w:eastAsia="Times New Roman" w:cs="Times New Roman"/>
          <w:sz w:val="24"/>
          <w:szCs w:val="24"/>
        </w:rPr>
        <w:t xml:space="preserve">.  </w:t>
      </w:r>
    </w:p>
    <w:p w:rsidR="490BBB7C" w:rsidP="57CA6D0B" w:rsidRDefault="490BBB7C" w14:paraId="498BF5CE" w14:textId="7D77C8F2">
      <w:pPr>
        <w:spacing w:line="480" w:lineRule="auto"/>
        <w:rPr>
          <w:rFonts w:ascii="Times New Roman" w:hAnsi="Times New Roman" w:eastAsia="Times New Roman" w:cs="Times New Roman"/>
          <w:sz w:val="24"/>
          <w:szCs w:val="24"/>
        </w:rPr>
      </w:pPr>
      <w:r w:rsidRPr="57CA6D0B" w:rsidR="490BBB7C">
        <w:rPr>
          <w:rFonts w:ascii="Times New Roman" w:hAnsi="Times New Roman" w:eastAsia="Times New Roman" w:cs="Times New Roman"/>
          <w:sz w:val="24"/>
          <w:szCs w:val="24"/>
        </w:rPr>
        <w:t xml:space="preserve">Linke, Lilo. </w:t>
      </w:r>
      <w:r w:rsidRPr="57CA6D0B" w:rsidR="490BBB7C">
        <w:rPr>
          <w:rFonts w:ascii="Times New Roman" w:hAnsi="Times New Roman" w:eastAsia="Times New Roman" w:cs="Times New Roman"/>
          <w:i w:val="1"/>
          <w:iCs w:val="1"/>
          <w:sz w:val="24"/>
          <w:szCs w:val="24"/>
        </w:rPr>
        <w:t xml:space="preserve">Andean Adventure: A Social and Political Study of Colombia, </w:t>
      </w:r>
      <w:r w:rsidRPr="57CA6D0B" w:rsidR="490BBB7C">
        <w:rPr>
          <w:rFonts w:ascii="Times New Roman" w:hAnsi="Times New Roman" w:eastAsia="Times New Roman" w:cs="Times New Roman"/>
          <w:i w:val="1"/>
          <w:iCs w:val="1"/>
          <w:sz w:val="24"/>
          <w:szCs w:val="24"/>
        </w:rPr>
        <w:t>Ecuador</w:t>
      </w:r>
      <w:r w:rsidRPr="57CA6D0B" w:rsidR="490BBB7C">
        <w:rPr>
          <w:rFonts w:ascii="Times New Roman" w:hAnsi="Times New Roman" w:eastAsia="Times New Roman" w:cs="Times New Roman"/>
          <w:i w:val="1"/>
          <w:iCs w:val="1"/>
          <w:sz w:val="24"/>
          <w:szCs w:val="24"/>
        </w:rPr>
        <w:t xml:space="preserve"> and Bolivia</w:t>
      </w:r>
      <w:r w:rsidRPr="57CA6D0B" w:rsidR="490BBB7C">
        <w:rPr>
          <w:rFonts w:ascii="Times New Roman" w:hAnsi="Times New Roman" w:eastAsia="Times New Roman" w:cs="Times New Roman"/>
          <w:sz w:val="24"/>
          <w:szCs w:val="24"/>
        </w:rPr>
        <w:t>. Hutchinson &amp; Co., Ltd, 1945.</w:t>
      </w:r>
    </w:p>
    <w:p w:rsidR="342BC218" w:rsidP="57CA6D0B" w:rsidRDefault="0B2BA9E4" w14:paraId="3D994D87" w14:textId="70ADB907">
      <w:pPr>
        <w:spacing w:line="480" w:lineRule="auto"/>
        <w:rPr>
          <w:rFonts w:ascii="Times New Roman" w:hAnsi="Times New Roman" w:eastAsia="Times New Roman" w:cs="Times New Roman"/>
          <w:sz w:val="24"/>
          <w:szCs w:val="24"/>
        </w:rPr>
      </w:pPr>
      <w:r w:rsidRPr="57CA6D0B" w:rsidR="0B2BA9E4">
        <w:rPr>
          <w:rFonts w:ascii="Times New Roman" w:hAnsi="Times New Roman" w:eastAsia="Times New Roman" w:cs="Times New Roman"/>
          <w:sz w:val="24"/>
          <w:szCs w:val="24"/>
        </w:rPr>
        <w:t xml:space="preserve">Llorente, Renzo </w:t>
      </w:r>
      <w:r w:rsidRPr="57CA6D0B" w:rsidR="0B2BA9E4">
        <w:rPr>
          <w:rFonts w:ascii="Times New Roman" w:hAnsi="Times New Roman" w:eastAsia="Times New Roman" w:cs="Times New Roman"/>
          <w:sz w:val="24"/>
          <w:szCs w:val="24"/>
        </w:rPr>
        <w:t>Tramer</w:t>
      </w:r>
      <w:r w:rsidRPr="57CA6D0B" w:rsidR="0B2BA9E4">
        <w:rPr>
          <w:rFonts w:ascii="Times New Roman" w:hAnsi="Times New Roman" w:eastAsia="Times New Roman" w:cs="Times New Roman"/>
          <w:sz w:val="24"/>
          <w:szCs w:val="24"/>
        </w:rPr>
        <w:t xml:space="preserve">. </w:t>
      </w:r>
      <w:r w:rsidRPr="57CA6D0B" w:rsidR="0B2BA9E4">
        <w:rPr>
          <w:rFonts w:ascii="Times New Roman" w:hAnsi="Times New Roman" w:eastAsia="Times New Roman" w:cs="Times New Roman"/>
          <w:i w:val="1"/>
          <w:iCs w:val="1"/>
          <w:sz w:val="24"/>
          <w:szCs w:val="24"/>
        </w:rPr>
        <w:t>The Political Theory of Che Guevara</w:t>
      </w:r>
      <w:r w:rsidRPr="57CA6D0B" w:rsidR="0B2BA9E4">
        <w:rPr>
          <w:rFonts w:ascii="Times New Roman" w:hAnsi="Times New Roman" w:eastAsia="Times New Roman" w:cs="Times New Roman"/>
          <w:sz w:val="24"/>
          <w:szCs w:val="24"/>
        </w:rPr>
        <w:t xml:space="preserve">. </w:t>
      </w:r>
      <w:r w:rsidRPr="57CA6D0B" w:rsidR="0B2BA9E4">
        <w:rPr>
          <w:rFonts w:ascii="Times New Roman" w:hAnsi="Times New Roman" w:eastAsia="Times New Roman" w:cs="Times New Roman"/>
          <w:sz w:val="24"/>
          <w:szCs w:val="24"/>
        </w:rPr>
        <w:t>London ;</w:t>
      </w:r>
      <w:r w:rsidRPr="57CA6D0B" w:rsidR="0B2BA9E4">
        <w:rPr>
          <w:rFonts w:ascii="Times New Roman" w:hAnsi="Times New Roman" w:eastAsia="Times New Roman" w:cs="Times New Roman"/>
          <w:sz w:val="24"/>
          <w:szCs w:val="24"/>
        </w:rPr>
        <w:t xml:space="preserve"> New York: Rowman &amp; Littlefield International, 2018.</w:t>
      </w:r>
    </w:p>
    <w:p w:rsidR="342BC218" w:rsidP="57CA6D0B" w:rsidRDefault="0B2BA9E4" w14:paraId="65132C8D" w14:textId="3AD65D3A">
      <w:pPr>
        <w:spacing w:line="480" w:lineRule="auto"/>
        <w:rPr>
          <w:rFonts w:ascii="Times New Roman" w:hAnsi="Times New Roman" w:eastAsia="Times New Roman" w:cs="Times New Roman"/>
          <w:sz w:val="24"/>
          <w:szCs w:val="24"/>
        </w:rPr>
      </w:pPr>
      <w:r w:rsidRPr="57CA6D0B" w:rsidR="0B2BA9E4">
        <w:rPr>
          <w:rFonts w:ascii="Times New Roman" w:hAnsi="Times New Roman" w:eastAsia="Times New Roman" w:cs="Times New Roman"/>
          <w:sz w:val="24"/>
          <w:szCs w:val="24"/>
        </w:rPr>
        <w:t>Löwy</w:t>
      </w:r>
      <w:r w:rsidRPr="57CA6D0B" w:rsidR="0B2BA9E4">
        <w:rPr>
          <w:rFonts w:ascii="Times New Roman" w:hAnsi="Times New Roman" w:eastAsia="Times New Roman" w:cs="Times New Roman"/>
          <w:sz w:val="24"/>
          <w:szCs w:val="24"/>
        </w:rPr>
        <w:t xml:space="preserve">, Michael. </w:t>
      </w:r>
      <w:r w:rsidRPr="57CA6D0B" w:rsidR="0B2BA9E4">
        <w:rPr>
          <w:rFonts w:ascii="Times New Roman" w:hAnsi="Times New Roman" w:eastAsia="Times New Roman" w:cs="Times New Roman"/>
          <w:i w:val="1"/>
          <w:iCs w:val="1"/>
          <w:sz w:val="24"/>
          <w:szCs w:val="24"/>
        </w:rPr>
        <w:t>The Marxism of Che Guevara: Philosophy, Economics, Revolutionary Warfare.</w:t>
      </w:r>
      <w:r w:rsidRPr="57CA6D0B" w:rsidR="0B2BA9E4">
        <w:rPr>
          <w:rFonts w:ascii="Times New Roman" w:hAnsi="Times New Roman" w:eastAsia="Times New Roman" w:cs="Times New Roman"/>
          <w:sz w:val="24"/>
          <w:szCs w:val="24"/>
        </w:rPr>
        <w:t xml:space="preserve"> 2nd ed. Critical Currents in Latin American Perspective. Lanham: Rowman &amp; Littlefield, 2007.</w:t>
      </w:r>
    </w:p>
    <w:p w:rsidR="51EE8FAA" w:rsidP="57CA6D0B" w:rsidRDefault="51EE8FAA" w14:paraId="7A052F5D" w14:textId="3122ABF7">
      <w:pPr>
        <w:spacing w:line="480" w:lineRule="auto"/>
        <w:rPr>
          <w:rFonts w:ascii="Times New Roman" w:hAnsi="Times New Roman" w:eastAsia="Times New Roman" w:cs="Times New Roman"/>
          <w:sz w:val="24"/>
          <w:szCs w:val="24"/>
        </w:rPr>
      </w:pPr>
      <w:r w:rsidRPr="57CA6D0B" w:rsidR="51EE8FAA">
        <w:rPr>
          <w:rFonts w:ascii="Times New Roman" w:hAnsi="Times New Roman" w:eastAsia="Times New Roman" w:cs="Times New Roman"/>
          <w:sz w:val="24"/>
          <w:szCs w:val="24"/>
        </w:rPr>
        <w:t xml:space="preserve">Malloy, James M. </w:t>
      </w:r>
      <w:r w:rsidRPr="57CA6D0B" w:rsidR="51EE8FAA">
        <w:rPr>
          <w:rFonts w:ascii="Times New Roman" w:hAnsi="Times New Roman" w:eastAsia="Times New Roman" w:cs="Times New Roman"/>
          <w:i w:val="1"/>
          <w:iCs w:val="1"/>
          <w:sz w:val="24"/>
          <w:szCs w:val="24"/>
        </w:rPr>
        <w:t>Beyond the Revolution: Bolivia Since 1952</w:t>
      </w:r>
      <w:r w:rsidRPr="57CA6D0B" w:rsidR="51EE8FAA">
        <w:rPr>
          <w:rFonts w:ascii="Times New Roman" w:hAnsi="Times New Roman" w:eastAsia="Times New Roman" w:cs="Times New Roman"/>
          <w:sz w:val="24"/>
          <w:szCs w:val="24"/>
        </w:rPr>
        <w:t>. Edited by Richard S Thorn. University of Pittsburgh Press, 1971.</w:t>
      </w:r>
    </w:p>
    <w:p w:rsidR="342BC218" w:rsidP="57CA6D0B" w:rsidRDefault="342BC218" w14:paraId="308CAC99" w14:textId="19891ACA">
      <w:pPr>
        <w:spacing w:line="480" w:lineRule="auto"/>
        <w:rPr>
          <w:rFonts w:ascii="Times New Roman" w:hAnsi="Times New Roman" w:eastAsia="Times New Roman" w:cs="Times New Roman"/>
          <w:sz w:val="24"/>
          <w:szCs w:val="24"/>
        </w:rPr>
      </w:pPr>
      <w:r w:rsidRPr="57CA6D0B" w:rsidR="342BC218">
        <w:rPr>
          <w:rFonts w:ascii="Times New Roman" w:hAnsi="Times New Roman" w:eastAsia="Times New Roman" w:cs="Times New Roman"/>
          <w:sz w:val="24"/>
          <w:szCs w:val="24"/>
        </w:rPr>
        <w:t>McCormick, Gordon H., and Mark T. Berger. “Ernesto (Che) Guevara: The Last ‘Heroic’ Guerrilla.” Studies in Conflict &amp; Terrorism 42, no. 4 (April 3, 2019): 336–62. https://doi.org/10.1080/1057610X.2017.1398319.</w:t>
      </w:r>
    </w:p>
    <w:p w:rsidR="342BC218" w:rsidP="57CA6D0B" w:rsidRDefault="0B2BA9E4" w14:paraId="330A7823" w14:textId="7CCC25B5">
      <w:pPr>
        <w:spacing w:line="480" w:lineRule="auto"/>
        <w:rPr>
          <w:rFonts w:ascii="Times New Roman" w:hAnsi="Times New Roman" w:eastAsia="Times New Roman" w:cs="Times New Roman"/>
          <w:sz w:val="24"/>
          <w:szCs w:val="24"/>
        </w:rPr>
      </w:pPr>
      <w:r w:rsidRPr="57CA6D0B" w:rsidR="0B2BA9E4">
        <w:rPr>
          <w:rFonts w:ascii="Times New Roman" w:hAnsi="Times New Roman" w:eastAsia="Times New Roman" w:cs="Times New Roman"/>
          <w:sz w:val="24"/>
          <w:szCs w:val="24"/>
        </w:rPr>
        <w:t>Mitchell,</w:t>
      </w:r>
      <w:r w:rsidRPr="57CA6D0B" w:rsidR="0B2BA9E4">
        <w:rPr>
          <w:rFonts w:ascii="Times New Roman" w:hAnsi="Times New Roman" w:eastAsia="Times New Roman" w:cs="Times New Roman"/>
          <w:sz w:val="24"/>
          <w:szCs w:val="24"/>
        </w:rPr>
        <w:t xml:space="preserve"> Christopher. </w:t>
      </w:r>
      <w:r w:rsidRPr="57CA6D0B" w:rsidR="0B2BA9E4">
        <w:rPr>
          <w:rFonts w:ascii="Times New Roman" w:hAnsi="Times New Roman" w:eastAsia="Times New Roman" w:cs="Times New Roman"/>
          <w:i w:val="1"/>
          <w:iCs w:val="1"/>
          <w:sz w:val="24"/>
          <w:szCs w:val="24"/>
        </w:rPr>
        <w:t>The Legacy of Populism in Bolivia: From the MNR to Military Rule</w:t>
      </w:r>
      <w:r w:rsidRPr="57CA6D0B" w:rsidR="0B2BA9E4">
        <w:rPr>
          <w:rFonts w:ascii="Times New Roman" w:hAnsi="Times New Roman" w:eastAsia="Times New Roman" w:cs="Times New Roman"/>
          <w:sz w:val="24"/>
          <w:szCs w:val="24"/>
        </w:rPr>
        <w:t>. Praeger Special Studies in International Politics and Government. New York: Praeger, 1977.</w:t>
      </w:r>
      <w:r w:rsidRPr="57CA6D0B" w:rsidR="0065F754">
        <w:rPr>
          <w:rFonts w:ascii="Times New Roman" w:hAnsi="Times New Roman" w:eastAsia="Times New Roman" w:cs="Times New Roman"/>
          <w:sz w:val="24"/>
          <w:szCs w:val="24"/>
        </w:rPr>
        <w:t>\</w:t>
      </w:r>
    </w:p>
    <w:p w:rsidR="0065F754" w:rsidP="57CA6D0B" w:rsidRDefault="0065F754" w14:paraId="19A464FB" w14:textId="60E7B53D">
      <w:pPr>
        <w:spacing w:line="480" w:lineRule="auto"/>
        <w:rPr>
          <w:rFonts w:ascii="Times New Roman" w:hAnsi="Times New Roman" w:eastAsia="Times New Roman" w:cs="Times New Roman"/>
          <w:sz w:val="24"/>
          <w:szCs w:val="24"/>
        </w:rPr>
      </w:pPr>
      <w:r w:rsidRPr="57CA6D0B" w:rsidR="0065F754">
        <w:rPr>
          <w:rFonts w:ascii="Times New Roman" w:hAnsi="Times New Roman" w:eastAsia="Times New Roman" w:cs="Times New Roman"/>
          <w:sz w:val="24"/>
          <w:szCs w:val="24"/>
        </w:rPr>
        <w:t>Patch, Richard W. “Bolivia: The Restrained Revolution.” The ANNALS of the American Academy of Political and Social Science 334, no. 1 (March 1961): 123–32. https://doi.org/10.1177/000271626133400114</w:t>
      </w:r>
      <w:r w:rsidRPr="57CA6D0B" w:rsidR="0065F754">
        <w:rPr>
          <w:rFonts w:ascii="Times New Roman" w:hAnsi="Times New Roman" w:eastAsia="Times New Roman" w:cs="Times New Roman"/>
          <w:sz w:val="24"/>
          <w:szCs w:val="24"/>
        </w:rPr>
        <w:t xml:space="preserve">.  </w:t>
      </w:r>
    </w:p>
    <w:p w:rsidR="342BC218" w:rsidP="57CA6D0B" w:rsidRDefault="0B2BA9E4" w14:paraId="3AB36F7B" w14:textId="2B482FC7">
      <w:pPr>
        <w:spacing w:line="480" w:lineRule="auto"/>
        <w:rPr>
          <w:rFonts w:ascii="Times New Roman" w:hAnsi="Times New Roman" w:eastAsia="Times New Roman" w:cs="Times New Roman"/>
          <w:sz w:val="24"/>
          <w:szCs w:val="24"/>
        </w:rPr>
      </w:pPr>
      <w:r w:rsidRPr="57CA6D0B" w:rsidR="0B2BA9E4">
        <w:rPr>
          <w:rFonts w:ascii="Times New Roman" w:hAnsi="Times New Roman" w:eastAsia="Times New Roman" w:cs="Times New Roman"/>
          <w:sz w:val="24"/>
          <w:szCs w:val="24"/>
        </w:rPr>
        <w:t xml:space="preserve">Ratner, Michael, and Michael Steven Smith, eds. </w:t>
      </w:r>
      <w:r w:rsidRPr="57CA6D0B" w:rsidR="0B2BA9E4">
        <w:rPr>
          <w:rFonts w:ascii="Times New Roman" w:hAnsi="Times New Roman" w:eastAsia="Times New Roman" w:cs="Times New Roman"/>
          <w:i w:val="1"/>
          <w:iCs w:val="1"/>
          <w:sz w:val="24"/>
          <w:szCs w:val="24"/>
        </w:rPr>
        <w:t xml:space="preserve">Che </w:t>
      </w:r>
      <w:r w:rsidRPr="57CA6D0B" w:rsidR="0B2BA9E4">
        <w:rPr>
          <w:rFonts w:ascii="Times New Roman" w:hAnsi="Times New Roman" w:eastAsia="Times New Roman" w:cs="Times New Roman"/>
          <w:i w:val="1"/>
          <w:iCs w:val="1"/>
          <w:sz w:val="24"/>
          <w:szCs w:val="24"/>
        </w:rPr>
        <w:t>Guevara</w:t>
      </w:r>
      <w:r w:rsidRPr="57CA6D0B" w:rsidR="0B2BA9E4">
        <w:rPr>
          <w:rFonts w:ascii="Times New Roman" w:hAnsi="Times New Roman" w:eastAsia="Times New Roman" w:cs="Times New Roman"/>
          <w:i w:val="1"/>
          <w:iCs w:val="1"/>
          <w:sz w:val="24"/>
          <w:szCs w:val="24"/>
        </w:rPr>
        <w:t xml:space="preserve"> and the FBI: The U.S. Political Police Dossier on the Latin American Revolutionary</w:t>
      </w:r>
      <w:r w:rsidRPr="57CA6D0B" w:rsidR="0B2BA9E4">
        <w:rPr>
          <w:rFonts w:ascii="Times New Roman" w:hAnsi="Times New Roman" w:eastAsia="Times New Roman" w:cs="Times New Roman"/>
          <w:sz w:val="24"/>
          <w:szCs w:val="24"/>
        </w:rPr>
        <w:t xml:space="preserve">. </w:t>
      </w:r>
      <w:r w:rsidRPr="57CA6D0B" w:rsidR="0B2BA9E4">
        <w:rPr>
          <w:rFonts w:ascii="Times New Roman" w:hAnsi="Times New Roman" w:eastAsia="Times New Roman" w:cs="Times New Roman"/>
          <w:sz w:val="24"/>
          <w:szCs w:val="24"/>
        </w:rPr>
        <w:t>Melbourne ;</w:t>
      </w:r>
      <w:r w:rsidRPr="57CA6D0B" w:rsidR="0B2BA9E4">
        <w:rPr>
          <w:rFonts w:ascii="Times New Roman" w:hAnsi="Times New Roman" w:eastAsia="Times New Roman" w:cs="Times New Roman"/>
          <w:sz w:val="24"/>
          <w:szCs w:val="24"/>
        </w:rPr>
        <w:t xml:space="preserve"> New </w:t>
      </w:r>
      <w:r w:rsidRPr="57CA6D0B" w:rsidR="0B2BA9E4">
        <w:rPr>
          <w:rFonts w:ascii="Times New Roman" w:hAnsi="Times New Roman" w:eastAsia="Times New Roman" w:cs="Times New Roman"/>
          <w:sz w:val="24"/>
          <w:szCs w:val="24"/>
        </w:rPr>
        <w:t>York :</w:t>
      </w:r>
      <w:r w:rsidRPr="57CA6D0B" w:rsidR="0B2BA9E4">
        <w:rPr>
          <w:rFonts w:ascii="Times New Roman" w:hAnsi="Times New Roman" w:eastAsia="Times New Roman" w:cs="Times New Roman"/>
          <w:sz w:val="24"/>
          <w:szCs w:val="24"/>
        </w:rPr>
        <w:t xml:space="preserve"> Chicago, IL, USA: Ocean </w:t>
      </w:r>
      <w:r w:rsidRPr="57CA6D0B" w:rsidR="0B2BA9E4">
        <w:rPr>
          <w:rFonts w:ascii="Times New Roman" w:hAnsi="Times New Roman" w:eastAsia="Times New Roman" w:cs="Times New Roman"/>
          <w:sz w:val="24"/>
          <w:szCs w:val="24"/>
        </w:rPr>
        <w:t>Press ;</w:t>
      </w:r>
      <w:r w:rsidRPr="57CA6D0B" w:rsidR="0B2BA9E4">
        <w:rPr>
          <w:rFonts w:ascii="Times New Roman" w:hAnsi="Times New Roman" w:eastAsia="Times New Roman" w:cs="Times New Roman"/>
          <w:sz w:val="24"/>
          <w:szCs w:val="24"/>
        </w:rPr>
        <w:t xml:space="preserve"> Distributor, United States, LPC/</w:t>
      </w:r>
      <w:r w:rsidRPr="57CA6D0B" w:rsidR="0B2BA9E4">
        <w:rPr>
          <w:rFonts w:ascii="Times New Roman" w:hAnsi="Times New Roman" w:eastAsia="Times New Roman" w:cs="Times New Roman"/>
          <w:sz w:val="24"/>
          <w:szCs w:val="24"/>
        </w:rPr>
        <w:t>InBook</w:t>
      </w:r>
      <w:r w:rsidRPr="57CA6D0B" w:rsidR="0B2BA9E4">
        <w:rPr>
          <w:rFonts w:ascii="Times New Roman" w:hAnsi="Times New Roman" w:eastAsia="Times New Roman" w:cs="Times New Roman"/>
          <w:sz w:val="24"/>
          <w:szCs w:val="24"/>
        </w:rPr>
        <w:t>, 1997.</w:t>
      </w:r>
    </w:p>
    <w:p w:rsidR="342BC218" w:rsidP="57CA6D0B" w:rsidRDefault="0B2BA9E4" w14:paraId="171FA577" w14:textId="2396AF78">
      <w:pPr>
        <w:spacing w:line="480" w:lineRule="auto"/>
        <w:rPr>
          <w:rFonts w:ascii="Times New Roman" w:hAnsi="Times New Roman" w:eastAsia="Times New Roman" w:cs="Times New Roman"/>
          <w:sz w:val="24"/>
          <w:szCs w:val="24"/>
        </w:rPr>
      </w:pPr>
      <w:r w:rsidRPr="57CA6D0B" w:rsidR="0B2BA9E4">
        <w:rPr>
          <w:rFonts w:ascii="Times New Roman" w:hAnsi="Times New Roman" w:eastAsia="Times New Roman" w:cs="Times New Roman"/>
          <w:sz w:val="24"/>
          <w:szCs w:val="24"/>
        </w:rPr>
        <w:t>Ryan,</w:t>
      </w:r>
      <w:r w:rsidRPr="57CA6D0B" w:rsidR="0B2BA9E4">
        <w:rPr>
          <w:rFonts w:ascii="Times New Roman" w:hAnsi="Times New Roman" w:eastAsia="Times New Roman" w:cs="Times New Roman"/>
          <w:sz w:val="24"/>
          <w:szCs w:val="24"/>
        </w:rPr>
        <w:t xml:space="preserve"> Henry Butterfield. </w:t>
      </w:r>
      <w:r w:rsidRPr="57CA6D0B" w:rsidR="0B2BA9E4">
        <w:rPr>
          <w:rFonts w:ascii="Times New Roman" w:hAnsi="Times New Roman" w:eastAsia="Times New Roman" w:cs="Times New Roman"/>
          <w:i w:val="1"/>
          <w:iCs w:val="1"/>
          <w:sz w:val="24"/>
          <w:szCs w:val="24"/>
        </w:rPr>
        <w:t>The Fall of Che Guevara: A Story of Soldiers, Spies, and Diplomats</w:t>
      </w:r>
      <w:r w:rsidRPr="57CA6D0B" w:rsidR="0B2BA9E4">
        <w:rPr>
          <w:rFonts w:ascii="Times New Roman" w:hAnsi="Times New Roman" w:eastAsia="Times New Roman" w:cs="Times New Roman"/>
          <w:sz w:val="24"/>
          <w:szCs w:val="24"/>
        </w:rPr>
        <w:t>. New York: Oxford University Press, 1998.</w:t>
      </w:r>
    </w:p>
    <w:p w:rsidR="5C509D99" w:rsidP="57CA6D0B" w:rsidRDefault="515C158D" w14:paraId="684892C0" w14:textId="704B438E">
      <w:pPr>
        <w:spacing w:line="480" w:lineRule="auto"/>
        <w:rPr>
          <w:rFonts w:ascii="Times New Roman" w:hAnsi="Times New Roman" w:eastAsia="Times New Roman" w:cs="Times New Roman"/>
          <w:sz w:val="24"/>
          <w:szCs w:val="24"/>
        </w:rPr>
      </w:pPr>
      <w:r w:rsidRPr="57CA6D0B" w:rsidR="515C158D">
        <w:rPr>
          <w:rFonts w:ascii="Times New Roman" w:hAnsi="Times New Roman" w:eastAsia="Times New Roman" w:cs="Times New Roman"/>
          <w:sz w:val="24"/>
          <w:szCs w:val="24"/>
        </w:rPr>
        <w:t xml:space="preserve">Ruess, Alejandro, </w:t>
      </w:r>
      <w:r w:rsidRPr="57CA6D0B" w:rsidR="0B2BA9E4">
        <w:rPr>
          <w:rFonts w:ascii="Times New Roman" w:hAnsi="Times New Roman" w:eastAsia="Times New Roman" w:cs="Times New Roman"/>
          <w:sz w:val="24"/>
          <w:szCs w:val="24"/>
        </w:rPr>
        <w:t>“The Che Marketing Moment</w:t>
      </w:r>
      <w:r w:rsidRPr="57CA6D0B" w:rsidR="3218F66D">
        <w:rPr>
          <w:rFonts w:ascii="Times New Roman" w:hAnsi="Times New Roman" w:eastAsia="Times New Roman" w:cs="Times New Roman"/>
          <w:sz w:val="24"/>
          <w:szCs w:val="24"/>
        </w:rPr>
        <w:t>,</w:t>
      </w:r>
      <w:r w:rsidRPr="57CA6D0B" w:rsidR="4E47E3F1">
        <w:rPr>
          <w:rFonts w:ascii="Times New Roman" w:hAnsi="Times New Roman" w:eastAsia="Times New Roman" w:cs="Times New Roman"/>
          <w:sz w:val="24"/>
          <w:szCs w:val="24"/>
        </w:rPr>
        <w:t>”</w:t>
      </w:r>
      <w:r w:rsidRPr="57CA6D0B" w:rsidR="0B2BA9E4">
        <w:rPr>
          <w:rFonts w:ascii="Times New Roman" w:hAnsi="Times New Roman" w:eastAsia="Times New Roman" w:cs="Times New Roman"/>
          <w:sz w:val="24"/>
          <w:szCs w:val="24"/>
        </w:rPr>
        <w:t xml:space="preserve"> Dollars &amp; Sense,</w:t>
      </w:r>
      <w:r w:rsidRPr="57CA6D0B" w:rsidR="0C8F8FF2">
        <w:rPr>
          <w:rFonts w:ascii="Times New Roman" w:hAnsi="Times New Roman" w:eastAsia="Times New Roman" w:cs="Times New Roman"/>
          <w:sz w:val="24"/>
          <w:szCs w:val="24"/>
        </w:rPr>
        <w:t xml:space="preserve"> </w:t>
      </w:r>
      <w:r w:rsidRPr="57CA6D0B" w:rsidR="0B2BA9E4">
        <w:rPr>
          <w:rFonts w:ascii="Times New Roman" w:hAnsi="Times New Roman" w:eastAsia="Times New Roman" w:cs="Times New Roman"/>
          <w:sz w:val="24"/>
          <w:szCs w:val="24"/>
        </w:rPr>
        <w:t xml:space="preserve">July 1997. </w:t>
      </w:r>
      <w:hyperlink r:id="R1232cd7123054abb">
        <w:r w:rsidRPr="57CA6D0B" w:rsidR="0B2BA9E4">
          <w:rPr>
            <w:rStyle w:val="Hyperlink"/>
            <w:rFonts w:ascii="Times New Roman" w:hAnsi="Times New Roman" w:eastAsia="Times New Roman" w:cs="Times New Roman"/>
            <w:sz w:val="24"/>
            <w:szCs w:val="24"/>
          </w:rPr>
          <w:t>https://www.dollarsandsense.org/archives/1997/0797reuss.html</w:t>
        </w:r>
      </w:hyperlink>
      <w:r w:rsidRPr="57CA6D0B" w:rsidR="0B2BA9E4">
        <w:rPr>
          <w:rFonts w:ascii="Times New Roman" w:hAnsi="Times New Roman" w:eastAsia="Times New Roman" w:cs="Times New Roman"/>
          <w:sz w:val="24"/>
          <w:szCs w:val="24"/>
        </w:rPr>
        <w:t>.</w:t>
      </w:r>
    </w:p>
    <w:p w:rsidR="13FB8CCE" w:rsidP="57CA6D0B" w:rsidRDefault="13FB8CCE" w14:paraId="44840358" w14:textId="1A04029C">
      <w:pPr>
        <w:spacing w:line="480" w:lineRule="auto"/>
        <w:rPr>
          <w:rFonts w:ascii="Times New Roman" w:hAnsi="Times New Roman" w:eastAsia="Times New Roman" w:cs="Times New Roman"/>
          <w:sz w:val="24"/>
          <w:szCs w:val="24"/>
        </w:rPr>
      </w:pPr>
      <w:r w:rsidRPr="57CA6D0B" w:rsidR="13FB8CCE">
        <w:rPr>
          <w:rFonts w:ascii="Times New Roman" w:hAnsi="Times New Roman" w:eastAsia="Times New Roman" w:cs="Times New Roman"/>
          <w:sz w:val="24"/>
          <w:szCs w:val="24"/>
        </w:rPr>
        <w:t>Suarez,</w:t>
      </w:r>
      <w:r w:rsidRPr="57CA6D0B" w:rsidR="13FB8CCE">
        <w:rPr>
          <w:rFonts w:ascii="Times New Roman" w:hAnsi="Times New Roman" w:eastAsia="Times New Roman" w:cs="Times New Roman"/>
          <w:sz w:val="24"/>
          <w:szCs w:val="24"/>
        </w:rPr>
        <w:t xml:space="preserve"> Andres. “The Cuban Revolution: The Road to Power.” Latin American Research Review 7, no. 3 (1972): 5–29. https://www.jstor.org/stable/2502783.</w:t>
      </w:r>
    </w:p>
    <w:p w:rsidR="342BC218" w:rsidP="57CA6D0B" w:rsidRDefault="342BC218" w14:paraId="590AE9CC" w14:textId="320C1337">
      <w:pPr>
        <w:spacing w:line="480" w:lineRule="auto"/>
        <w:rPr>
          <w:rFonts w:ascii="Times New Roman" w:hAnsi="Times New Roman" w:eastAsia="Times New Roman" w:cs="Times New Roman"/>
          <w:sz w:val="24"/>
          <w:szCs w:val="24"/>
        </w:rPr>
      </w:pPr>
      <w:r w:rsidRPr="57CA6D0B" w:rsidR="342BC218">
        <w:rPr>
          <w:rFonts w:ascii="Times New Roman" w:hAnsi="Times New Roman" w:eastAsia="Times New Roman" w:cs="Times New Roman"/>
          <w:sz w:val="24"/>
          <w:szCs w:val="24"/>
        </w:rPr>
        <w:t xml:space="preserve">Translated by </w:t>
      </w:r>
      <w:r w:rsidRPr="57CA6D0B" w:rsidR="342BC218">
        <w:rPr>
          <w:rFonts w:ascii="Times New Roman" w:hAnsi="Times New Roman" w:eastAsia="Times New Roman" w:cs="Times New Roman"/>
          <w:sz w:val="24"/>
          <w:szCs w:val="24"/>
        </w:rPr>
        <w:t>ContentEngine</w:t>
      </w:r>
      <w:r w:rsidRPr="57CA6D0B" w:rsidR="342BC218">
        <w:rPr>
          <w:rFonts w:ascii="Times New Roman" w:hAnsi="Times New Roman" w:eastAsia="Times New Roman" w:cs="Times New Roman"/>
          <w:sz w:val="24"/>
          <w:szCs w:val="24"/>
        </w:rPr>
        <w:t xml:space="preserve">, L. L. C. "U.S. Makes Documents on Che Guevara Surveillance Public." CE Noticias </w:t>
      </w:r>
      <w:r w:rsidRPr="57CA6D0B" w:rsidR="342BC218">
        <w:rPr>
          <w:rFonts w:ascii="Times New Roman" w:hAnsi="Times New Roman" w:eastAsia="Times New Roman" w:cs="Times New Roman"/>
          <w:sz w:val="24"/>
          <w:szCs w:val="24"/>
        </w:rPr>
        <w:t>Financieras</w:t>
      </w:r>
      <w:r w:rsidRPr="57CA6D0B" w:rsidR="342BC218">
        <w:rPr>
          <w:rFonts w:ascii="Times New Roman" w:hAnsi="Times New Roman" w:eastAsia="Times New Roman" w:cs="Times New Roman"/>
          <w:sz w:val="24"/>
          <w:szCs w:val="24"/>
        </w:rPr>
        <w:t xml:space="preserve">, Oct 10, 2020, English ed. </w:t>
      </w:r>
      <w:hyperlink r:id="Rba4f1439535846cd">
        <w:r w:rsidRPr="57CA6D0B" w:rsidR="342BC218">
          <w:rPr>
            <w:rStyle w:val="Hyperlink"/>
            <w:rFonts w:ascii="Times New Roman" w:hAnsi="Times New Roman" w:eastAsia="Times New Roman" w:cs="Times New Roman"/>
            <w:sz w:val="24"/>
            <w:szCs w:val="24"/>
          </w:rPr>
          <w:t>http://libproxy.lib.unc.edu/login?url=https://www.proquest.com/wire-feeds/u-s-makes-documents-on-che-guevara-surveillance/docview/2449815742/se-2</w:t>
        </w:r>
      </w:hyperlink>
      <w:r w:rsidRPr="57CA6D0B" w:rsidR="342BC218">
        <w:rPr>
          <w:rFonts w:ascii="Times New Roman" w:hAnsi="Times New Roman" w:eastAsia="Times New Roman" w:cs="Times New Roman"/>
          <w:sz w:val="24"/>
          <w:szCs w:val="24"/>
        </w:rPr>
        <w:t>.</w:t>
      </w:r>
    </w:p>
    <w:p w:rsidR="342BC218" w:rsidP="57CA6D0B" w:rsidRDefault="342BC218" w14:paraId="38E717D9" w14:textId="648A5FF7">
      <w:pPr>
        <w:spacing w:line="480" w:lineRule="auto"/>
        <w:rPr>
          <w:rFonts w:ascii="Times New Roman" w:hAnsi="Times New Roman" w:eastAsia="Times New Roman" w:cs="Times New Roman"/>
          <w:sz w:val="24"/>
          <w:szCs w:val="24"/>
        </w:rPr>
      </w:pPr>
      <w:r w:rsidRPr="57CA6D0B" w:rsidR="342BC218">
        <w:rPr>
          <w:rFonts w:ascii="Times New Roman" w:hAnsi="Times New Roman" w:eastAsia="Times New Roman" w:cs="Times New Roman"/>
          <w:sz w:val="24"/>
          <w:szCs w:val="24"/>
        </w:rPr>
        <w:t xml:space="preserve">Translated by Content Engine, L. L. C. ""Every Time a just Cause Triumphs, Che Guevara's Ideology is Reborn"." CE Noticias </w:t>
      </w:r>
      <w:r w:rsidRPr="57CA6D0B" w:rsidR="342BC218">
        <w:rPr>
          <w:rFonts w:ascii="Times New Roman" w:hAnsi="Times New Roman" w:eastAsia="Times New Roman" w:cs="Times New Roman"/>
          <w:sz w:val="24"/>
          <w:szCs w:val="24"/>
        </w:rPr>
        <w:t>Financieras</w:t>
      </w:r>
      <w:r w:rsidRPr="57CA6D0B" w:rsidR="342BC218">
        <w:rPr>
          <w:rFonts w:ascii="Times New Roman" w:hAnsi="Times New Roman" w:eastAsia="Times New Roman" w:cs="Times New Roman"/>
          <w:sz w:val="24"/>
          <w:szCs w:val="24"/>
        </w:rPr>
        <w:t xml:space="preserve">, Oct 08, 2022, English ed. </w:t>
      </w:r>
      <w:hyperlink r:id="Rd1370babac0644ff">
        <w:r w:rsidRPr="57CA6D0B" w:rsidR="342BC218">
          <w:rPr>
            <w:rStyle w:val="Hyperlink"/>
            <w:rFonts w:ascii="Times New Roman" w:hAnsi="Times New Roman" w:eastAsia="Times New Roman" w:cs="Times New Roman"/>
            <w:sz w:val="24"/>
            <w:szCs w:val="24"/>
          </w:rPr>
          <w:t>http://libproxy.lib.unc.edu/login?url=https://www.proquest.com/wire-feeds/every-time-just-cause-triumphs-che-guevaras/docview/2723057224/se-2</w:t>
        </w:r>
      </w:hyperlink>
      <w:r w:rsidRPr="57CA6D0B" w:rsidR="342BC218">
        <w:rPr>
          <w:rFonts w:ascii="Times New Roman" w:hAnsi="Times New Roman" w:eastAsia="Times New Roman" w:cs="Times New Roman"/>
          <w:sz w:val="24"/>
          <w:szCs w:val="24"/>
        </w:rPr>
        <w:t>.</w:t>
      </w:r>
    </w:p>
    <w:p w:rsidR="342BC218" w:rsidP="57CA6D0B" w:rsidRDefault="0B2BA9E4" w14:paraId="2A93A541" w14:textId="6F2928DF">
      <w:pPr>
        <w:spacing w:line="480" w:lineRule="auto"/>
        <w:rPr>
          <w:rFonts w:ascii="Times New Roman" w:hAnsi="Times New Roman" w:eastAsia="Times New Roman" w:cs="Times New Roman"/>
          <w:sz w:val="24"/>
          <w:szCs w:val="24"/>
        </w:rPr>
      </w:pPr>
      <w:r w:rsidRPr="57CA6D0B" w:rsidR="0B2BA9E4">
        <w:rPr>
          <w:rFonts w:ascii="Times New Roman" w:hAnsi="Times New Roman" w:eastAsia="Times New Roman" w:cs="Times New Roman"/>
          <w:sz w:val="24"/>
          <w:szCs w:val="24"/>
        </w:rPr>
        <w:t>Walker,</w:t>
      </w:r>
      <w:r w:rsidRPr="57CA6D0B" w:rsidR="0B2BA9E4">
        <w:rPr>
          <w:rFonts w:ascii="Times New Roman" w:hAnsi="Times New Roman" w:eastAsia="Times New Roman" w:cs="Times New Roman"/>
          <w:sz w:val="24"/>
          <w:szCs w:val="24"/>
        </w:rPr>
        <w:t xml:space="preserve"> Lee. “Brazilian Club Madureira Put Face of Che Guevara on Shirts.” Bleacher Report, November 2013. </w:t>
      </w:r>
      <w:hyperlink r:id="R115b4a101e144ddc">
        <w:r w:rsidRPr="57CA6D0B" w:rsidR="0B2BA9E4">
          <w:rPr>
            <w:rStyle w:val="Hyperlink"/>
            <w:rFonts w:ascii="Times New Roman" w:hAnsi="Times New Roman" w:eastAsia="Times New Roman" w:cs="Times New Roman"/>
            <w:sz w:val="24"/>
            <w:szCs w:val="24"/>
          </w:rPr>
          <w:t>https://bleacherreport.com/articles/1841078-brazilian-club-put-face-of-che-guevara-on-shirts</w:t>
        </w:r>
      </w:hyperlink>
      <w:r w:rsidRPr="57CA6D0B" w:rsidR="0B2BA9E4">
        <w:rPr>
          <w:rFonts w:ascii="Times New Roman" w:hAnsi="Times New Roman" w:eastAsia="Times New Roman" w:cs="Times New Roman"/>
          <w:sz w:val="24"/>
          <w:szCs w:val="24"/>
        </w:rPr>
        <w:t>.</w:t>
      </w:r>
    </w:p>
    <w:p w:rsidR="1AACEE57" w:rsidP="57CA6D0B" w:rsidRDefault="1AACEE57" w14:paraId="0095E50C" w14:textId="41E964DE">
      <w:pPr>
        <w:spacing w:line="480" w:lineRule="auto"/>
        <w:rPr>
          <w:rFonts w:ascii="Times New Roman" w:hAnsi="Times New Roman" w:eastAsia="Times New Roman" w:cs="Times New Roman"/>
          <w:sz w:val="24"/>
          <w:szCs w:val="24"/>
        </w:rPr>
      </w:pPr>
      <w:r w:rsidRPr="57CA6D0B" w:rsidR="1AACEE57">
        <w:rPr>
          <w:rFonts w:ascii="Times New Roman" w:hAnsi="Times New Roman" w:eastAsia="Times New Roman" w:cs="Times New Roman"/>
          <w:sz w:val="24"/>
          <w:szCs w:val="24"/>
        </w:rPr>
        <w:t xml:space="preserve">Weston, Charles H. “An Ideology of Modernization: The Case of the Bolivian MNR.” Journal of Inter-American Studies 10, no. 1 (1968): 85–101. </w:t>
      </w:r>
      <w:hyperlink r:id="Rd90f17e8e723413c">
        <w:r w:rsidRPr="57CA6D0B" w:rsidR="1AACEE57">
          <w:rPr>
            <w:rStyle w:val="Hyperlink"/>
            <w:rFonts w:ascii="Times New Roman" w:hAnsi="Times New Roman" w:eastAsia="Times New Roman" w:cs="Times New Roman"/>
            <w:sz w:val="24"/>
            <w:szCs w:val="24"/>
          </w:rPr>
          <w:t>https://doi.org/10.2307/165060</w:t>
        </w:r>
      </w:hyperlink>
      <w:r w:rsidRPr="57CA6D0B" w:rsidR="1AACEE57">
        <w:rPr>
          <w:rFonts w:ascii="Times New Roman" w:hAnsi="Times New Roman" w:eastAsia="Times New Roman" w:cs="Times New Roman"/>
          <w:sz w:val="24"/>
          <w:szCs w:val="24"/>
        </w:rPr>
        <w:t xml:space="preserve">. </w:t>
      </w:r>
    </w:p>
    <w:p w:rsidR="342BC218" w:rsidP="57CA6D0B" w:rsidRDefault="0B2BA9E4" w14:paraId="7902DB25" w14:textId="75591C69">
      <w:pPr>
        <w:spacing w:line="480" w:lineRule="auto"/>
        <w:rPr>
          <w:rFonts w:ascii="Times New Roman" w:hAnsi="Times New Roman" w:eastAsia="Times New Roman" w:cs="Times New Roman"/>
          <w:sz w:val="24"/>
          <w:szCs w:val="24"/>
        </w:rPr>
      </w:pPr>
      <w:r w:rsidRPr="57CA6D0B" w:rsidR="0B2BA9E4">
        <w:rPr>
          <w:rFonts w:ascii="Times New Roman" w:hAnsi="Times New Roman" w:eastAsia="Times New Roman" w:cs="Times New Roman"/>
          <w:sz w:val="24"/>
          <w:szCs w:val="24"/>
        </w:rPr>
        <w:t xml:space="preserve">Young, Kevin A. </w:t>
      </w:r>
      <w:r w:rsidRPr="57CA6D0B" w:rsidR="0B2BA9E4">
        <w:rPr>
          <w:rFonts w:ascii="Times New Roman" w:hAnsi="Times New Roman" w:eastAsia="Times New Roman" w:cs="Times New Roman"/>
          <w:i w:val="1"/>
          <w:iCs w:val="1"/>
          <w:sz w:val="24"/>
          <w:szCs w:val="24"/>
        </w:rPr>
        <w:t>Blood of the Earth: Resource Nationalism, Revolution, and Empire in Bolivia</w:t>
      </w:r>
      <w:r w:rsidRPr="57CA6D0B" w:rsidR="0B2BA9E4">
        <w:rPr>
          <w:rFonts w:ascii="Times New Roman" w:hAnsi="Times New Roman" w:eastAsia="Times New Roman" w:cs="Times New Roman"/>
          <w:sz w:val="24"/>
          <w:szCs w:val="24"/>
        </w:rPr>
        <w:t>. First edition. Austin: University of Texas Press, 2017.</w:t>
      </w:r>
    </w:p>
    <w:p w:rsidR="701DB9EF" w:rsidP="57CA6D0B" w:rsidRDefault="701DB9EF" w14:paraId="6631ABA3" w14:textId="375D6D4A">
      <w:pPr>
        <w:spacing w:line="480" w:lineRule="auto"/>
        <w:rPr>
          <w:rFonts w:ascii="Times New Roman" w:hAnsi="Times New Roman" w:eastAsia="Times New Roman" w:cs="Times New Roman"/>
          <w:sz w:val="24"/>
          <w:szCs w:val="24"/>
        </w:rPr>
      </w:pPr>
    </w:p>
    <w:p w:rsidR="701DB9EF" w:rsidP="57CA6D0B" w:rsidRDefault="701DB9EF" w14:paraId="2C3988E6" w14:textId="6F0333AC">
      <w:pPr>
        <w:spacing w:line="480" w:lineRule="auto"/>
        <w:rPr>
          <w:rFonts w:ascii="Times New Roman" w:hAnsi="Times New Roman" w:eastAsia="Times New Roman" w:cs="Times New Roman"/>
          <w:sz w:val="24"/>
          <w:szCs w:val="24"/>
        </w:rPr>
      </w:pPr>
    </w:p>
    <w:p w:rsidR="7D3C9850" w:rsidP="57CA6D0B" w:rsidRDefault="7D3C9850" w14:paraId="31D41E51" w14:textId="5AB0029C">
      <w:pPr>
        <w:spacing w:line="480" w:lineRule="auto"/>
        <w:rPr>
          <w:rFonts w:ascii="Times New Roman" w:hAnsi="Times New Roman" w:eastAsia="Times New Roman" w:cs="Times New Roman"/>
          <w:sz w:val="24"/>
          <w:szCs w:val="24"/>
        </w:rPr>
      </w:pPr>
      <w:r>
        <w:br/>
      </w:r>
    </w:p>
    <w:p w:rsidR="7B3EFFEC" w:rsidP="57CA6D0B" w:rsidRDefault="7B3EFFEC" w14:paraId="333358C4" w14:textId="083BA8CB">
      <w:pPr>
        <w:spacing w:line="480" w:lineRule="auto"/>
        <w:rPr>
          <w:rFonts w:ascii="Times New Roman" w:hAnsi="Times New Roman" w:eastAsia="Times New Roman" w:cs="Times New Roman"/>
          <w:sz w:val="24"/>
          <w:szCs w:val="24"/>
        </w:rPr>
      </w:pPr>
      <w:r>
        <w:br/>
      </w:r>
    </w:p>
    <w:p w:rsidR="701DB9EF" w:rsidP="57CA6D0B" w:rsidRDefault="701DB9EF" w14:paraId="28FD2251" w14:textId="3B1D27DB">
      <w:pPr>
        <w:spacing w:line="480" w:lineRule="auto"/>
        <w:rPr>
          <w:rFonts w:ascii="Times New Roman" w:hAnsi="Times New Roman" w:eastAsia="Times New Roman" w:cs="Times New Roman"/>
          <w:sz w:val="24"/>
          <w:szCs w:val="24"/>
        </w:rPr>
      </w:pPr>
    </w:p>
    <w:p w:rsidR="701DB9EF" w:rsidP="57CA6D0B" w:rsidRDefault="701DB9EF" w14:paraId="772F212F" w14:textId="6C74043E">
      <w:pPr>
        <w:spacing w:line="480" w:lineRule="auto"/>
        <w:ind w:firstLine="720"/>
        <w:rPr>
          <w:rFonts w:ascii="Times New Roman" w:hAnsi="Times New Roman" w:eastAsia="Times New Roman" w:cs="Times New Roman"/>
          <w:sz w:val="24"/>
          <w:szCs w:val="24"/>
        </w:rPr>
      </w:pPr>
    </w:p>
    <w:p w:rsidR="701DB9EF" w:rsidP="57CA6D0B" w:rsidRDefault="701DB9EF" w14:paraId="6628F78E" w14:textId="5B919FC9">
      <w:pPr>
        <w:spacing w:line="480" w:lineRule="auto"/>
        <w:rPr>
          <w:rFonts w:ascii="Times New Roman" w:hAnsi="Times New Roman" w:eastAsia="Times New Roman" w:cs="Times New Roman"/>
          <w:sz w:val="24"/>
          <w:szCs w:val="24"/>
        </w:rPr>
      </w:pPr>
    </w:p>
    <w:p w:rsidR="701DB9EF" w:rsidP="57CA6D0B" w:rsidRDefault="701DB9EF" w14:paraId="35E85C79" w14:textId="13506C71">
      <w:pPr>
        <w:spacing w:line="480" w:lineRule="auto"/>
        <w:rPr>
          <w:rFonts w:ascii="Times New Roman" w:hAnsi="Times New Roman" w:eastAsia="Times New Roman" w:cs="Times New Roman"/>
          <w:sz w:val="24"/>
          <w:szCs w:val="24"/>
        </w:rPr>
      </w:pPr>
    </w:p>
    <w:p w:rsidR="4246E252" w:rsidP="57CA6D0B" w:rsidRDefault="4246E252" w14:paraId="095F775D" w14:textId="1BA49314">
      <w:pPr>
        <w:spacing w:line="480" w:lineRule="auto"/>
        <w:rPr>
          <w:rFonts w:ascii="Times New Roman" w:hAnsi="Times New Roman" w:eastAsia="Times New Roman" w:cs="Times New Roman"/>
          <w:sz w:val="24"/>
          <w:szCs w:val="24"/>
        </w:rPr>
      </w:pPr>
    </w:p>
    <w:p w:rsidR="7661DDF5" w:rsidP="57CA6D0B" w:rsidRDefault="7661DDF5" w14:paraId="60D519E1" w14:textId="3431F007">
      <w:pPr>
        <w:spacing w:line="480" w:lineRule="auto"/>
        <w:rPr>
          <w:rFonts w:ascii="Times New Roman" w:hAnsi="Times New Roman" w:eastAsia="Times New Roman" w:cs="Times New Roman"/>
          <w:sz w:val="24"/>
          <w:szCs w:val="24"/>
        </w:rPr>
      </w:pPr>
    </w:p>
    <w:p w:rsidR="045FDA53" w:rsidP="57CA6D0B" w:rsidRDefault="045FDA53" w14:paraId="00ABFACE" w14:textId="121D7C19">
      <w:pPr>
        <w:spacing w:line="480" w:lineRule="auto"/>
        <w:rPr>
          <w:rFonts w:ascii="Times New Roman" w:hAnsi="Times New Roman" w:eastAsia="Times New Roman" w:cs="Times New Roman"/>
          <w:sz w:val="24"/>
          <w:szCs w:val="24"/>
        </w:rPr>
      </w:pPr>
    </w:p>
    <w:p w:rsidR="701DB9EF" w:rsidP="57CA6D0B" w:rsidRDefault="701DB9EF" w14:paraId="55742961" w14:textId="4316685E">
      <w:pPr>
        <w:spacing w:line="480" w:lineRule="auto"/>
        <w:rPr>
          <w:rFonts w:ascii="Times New Roman" w:hAnsi="Times New Roman" w:eastAsia="Times New Roman" w:cs="Times New Roman"/>
          <w:sz w:val="24"/>
          <w:szCs w:val="24"/>
        </w:rPr>
      </w:pPr>
    </w:p>
    <w:p w:rsidR="701DB9EF" w:rsidP="57CA6D0B" w:rsidRDefault="701DB9EF" w14:paraId="7A1D2D00" w14:textId="048F8BF7">
      <w:pPr>
        <w:spacing w:line="480" w:lineRule="auto"/>
        <w:jc w:val="center"/>
        <w:rPr>
          <w:rFonts w:ascii="Times New Roman" w:hAnsi="Times New Roman" w:eastAsia="Times New Roman" w:cs="Times New Roman"/>
          <w:sz w:val="24"/>
          <w:szCs w:val="24"/>
        </w:rPr>
      </w:pPr>
    </w:p>
    <w:sectPr w:rsidR="701DB9EF">
      <w:headerReference w:type="default" r:id="rId17"/>
      <w:footerReference w:type="default" r:id="rId18"/>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E404D" w:rsidRDefault="00FE404D" w14:paraId="7E82C6B6" w14:textId="77777777">
      <w:pPr>
        <w:spacing w:after="0" w:line="240" w:lineRule="auto"/>
      </w:pPr>
      <w:r>
        <w:separator/>
      </w:r>
    </w:p>
  </w:endnote>
  <w:endnote w:type="continuationSeparator" w:id="0">
    <w:p w:rsidR="00FE404D" w:rsidRDefault="00FE404D" w14:paraId="0C05D60B" w14:textId="77777777">
      <w:pPr>
        <w:spacing w:after="0" w:line="240" w:lineRule="auto"/>
      </w:pPr>
      <w:r>
        <w:continuationSeparator/>
      </w:r>
    </w:p>
  </w:endnote>
  <w:endnote w:type="continuationNotice" w:id="1">
    <w:p w:rsidR="00FE404D" w:rsidRDefault="00FE404D" w14:paraId="795517A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01DB9EF" w:rsidTr="5C367E8B" w14:paraId="7B2C39EA" w14:textId="77777777">
      <w:trPr>
        <w:trHeight w:val="300"/>
      </w:trPr>
      <w:tc>
        <w:tcPr>
          <w:tcW w:w="3120" w:type="dxa"/>
        </w:tcPr>
        <w:p w:rsidR="701DB9EF" w:rsidP="701DB9EF" w:rsidRDefault="701DB9EF" w14:paraId="6E3E9BC3" w14:textId="0EF7ECB5">
          <w:pPr>
            <w:pStyle w:val="Header"/>
            <w:ind w:left="-115"/>
          </w:pPr>
        </w:p>
      </w:tc>
      <w:tc>
        <w:tcPr>
          <w:tcW w:w="3120" w:type="dxa"/>
        </w:tcPr>
        <w:p w:rsidR="701DB9EF" w:rsidP="701DB9EF" w:rsidRDefault="701DB9EF" w14:paraId="18A13020" w14:textId="17FAB4BF">
          <w:pPr>
            <w:pStyle w:val="Header"/>
            <w:jc w:val="center"/>
          </w:pPr>
          <w:r>
            <w:fldChar w:fldCharType="begin"/>
          </w:r>
          <w:r>
            <w:instrText>PAGE</w:instrText>
          </w:r>
          <w:r>
            <w:fldChar w:fldCharType="separate"/>
          </w:r>
          <w:r w:rsidR="00452427">
            <w:rPr>
              <w:noProof/>
            </w:rPr>
            <w:t>1</w:t>
          </w:r>
          <w:r>
            <w:fldChar w:fldCharType="end"/>
          </w:r>
        </w:p>
      </w:tc>
      <w:tc>
        <w:tcPr>
          <w:tcW w:w="3120" w:type="dxa"/>
        </w:tcPr>
        <w:p w:rsidR="701DB9EF" w:rsidP="701DB9EF" w:rsidRDefault="701DB9EF" w14:paraId="2827252B" w14:textId="50225036">
          <w:pPr>
            <w:pStyle w:val="Header"/>
            <w:ind w:right="-115"/>
            <w:jc w:val="right"/>
          </w:pPr>
        </w:p>
      </w:tc>
    </w:tr>
  </w:tbl>
  <w:p w:rsidR="701DB9EF" w:rsidP="701DB9EF" w:rsidRDefault="701DB9EF" w14:paraId="5D4613D5" w14:textId="644419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E404D" w:rsidRDefault="00FE404D" w14:paraId="11BE6706" w14:textId="77777777">
      <w:pPr>
        <w:spacing w:after="0" w:line="240" w:lineRule="auto"/>
      </w:pPr>
      <w:r>
        <w:separator/>
      </w:r>
    </w:p>
  </w:footnote>
  <w:footnote w:type="continuationSeparator" w:id="0">
    <w:p w:rsidR="00FE404D" w:rsidRDefault="00FE404D" w14:paraId="506FCF02" w14:textId="77777777">
      <w:pPr>
        <w:spacing w:after="0" w:line="240" w:lineRule="auto"/>
      </w:pPr>
      <w:r>
        <w:continuationSeparator/>
      </w:r>
    </w:p>
  </w:footnote>
  <w:footnote w:type="continuationNotice" w:id="1">
    <w:p w:rsidR="00FE404D" w:rsidRDefault="00FE404D" w14:paraId="091E0AD9" w14:textId="77777777">
      <w:pPr>
        <w:spacing w:after="0" w:line="240" w:lineRule="auto"/>
      </w:pPr>
    </w:p>
  </w:footnote>
  <w:footnote w:id="2">
    <w:p w:rsidR="701DB9EF" w:rsidP="4DC0C379" w:rsidRDefault="701DB9EF" w14:paraId="5B8E9D9C" w14:textId="4C8872C7">
      <w:pPr>
        <w:spacing w:line="480" w:lineRule="auto"/>
        <w:ind w:firstLine="0"/>
        <w:rPr>
          <w:rFonts w:ascii="Times New Roman" w:hAnsi="Times New Roman" w:eastAsia="Times New Roman" w:cs="Times New Roman"/>
          <w:sz w:val="20"/>
          <w:szCs w:val="20"/>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Michael Löwy, </w:t>
      </w:r>
      <w:r w:rsidRPr="57CA6D0B" w:rsidR="57CA6D0B">
        <w:rPr>
          <w:rFonts w:ascii="Times New Roman" w:hAnsi="Times New Roman" w:eastAsia="Times New Roman" w:cs="Times New Roman"/>
          <w:i w:val="1"/>
          <w:iCs w:val="1"/>
          <w:sz w:val="20"/>
          <w:szCs w:val="20"/>
        </w:rPr>
        <w:t>“The Marxism of Che Guevara: Philosophy, Economics, Revolutionary Warfare. 2nd ed.</w:t>
      </w:r>
      <w:r w:rsidRPr="57CA6D0B" w:rsidR="57CA6D0B">
        <w:rPr>
          <w:rFonts w:ascii="Times New Roman" w:hAnsi="Times New Roman" w:eastAsia="Times New Roman" w:cs="Times New Roman"/>
          <w:sz w:val="20"/>
          <w:szCs w:val="20"/>
        </w:rPr>
        <w:t xml:space="preserve"> (Lanham: Rowman &amp; Littlefield, 2007), 34.</w:t>
      </w:r>
    </w:p>
  </w:footnote>
  <w:footnote w:id="3">
    <w:p w:rsidR="701DB9EF" w:rsidP="4DC0C379" w:rsidRDefault="701DB9EF" w14:paraId="1048107A" w14:textId="671E336E">
      <w:pPr>
        <w:spacing w:line="480" w:lineRule="auto"/>
        <w:ind w:firstLine="0"/>
        <w:rPr>
          <w:rFonts w:ascii="Times New Roman" w:hAnsi="Times New Roman" w:eastAsia="Times New Roman" w:cs="Times New Roman"/>
          <w:sz w:val="24"/>
          <w:szCs w:val="24"/>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Paulo Drinot, </w:t>
      </w:r>
      <w:r w:rsidRPr="57CA6D0B" w:rsidR="57CA6D0B">
        <w:rPr>
          <w:rFonts w:ascii="Times New Roman" w:hAnsi="Times New Roman" w:eastAsia="Times New Roman" w:cs="Times New Roman"/>
          <w:i w:val="1"/>
          <w:iCs w:val="1"/>
          <w:sz w:val="20"/>
          <w:szCs w:val="20"/>
        </w:rPr>
        <w:t xml:space="preserve">Che’s Travels: The Making of a Revolutionary in 1950s Latin America </w:t>
      </w:r>
      <w:r w:rsidRPr="57CA6D0B" w:rsidR="57CA6D0B">
        <w:rPr>
          <w:rFonts w:ascii="Times New Roman" w:hAnsi="Times New Roman" w:eastAsia="Times New Roman" w:cs="Times New Roman"/>
          <w:sz w:val="20"/>
          <w:szCs w:val="20"/>
        </w:rPr>
        <w:t>(Durham [NC]: Duke University Press, 2010)</w:t>
      </w:r>
    </w:p>
  </w:footnote>
  <w:footnote w:id="4">
    <w:p w:rsidR="701DB9EF" w:rsidP="4DC0C379" w:rsidRDefault="701DB9EF" w14:paraId="3610F53E" w14:textId="001B7ED6">
      <w:pPr>
        <w:spacing w:line="480" w:lineRule="auto"/>
        <w:ind w:firstLine="0"/>
        <w:rPr>
          <w:rFonts w:ascii="Times New Roman" w:hAnsi="Times New Roman" w:eastAsia="Times New Roman" w:cs="Times New Roman"/>
          <w:sz w:val="20"/>
          <w:szCs w:val="20"/>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Löwy, </w:t>
      </w:r>
      <w:r w:rsidRPr="57CA6D0B" w:rsidR="57CA6D0B">
        <w:rPr>
          <w:rFonts w:ascii="Times New Roman" w:hAnsi="Times New Roman" w:eastAsia="Times New Roman" w:cs="Times New Roman"/>
          <w:i w:val="1"/>
          <w:iCs w:val="1"/>
          <w:sz w:val="20"/>
          <w:szCs w:val="20"/>
        </w:rPr>
        <w:t xml:space="preserve">“The Marxism of Che Guevara: Philosophy, Economics, Revolutionary Warfare. 2nd ed, </w:t>
      </w:r>
      <w:r w:rsidRPr="57CA6D0B" w:rsidR="57CA6D0B">
        <w:rPr>
          <w:rFonts w:ascii="Times New Roman" w:hAnsi="Times New Roman" w:eastAsia="Times New Roman" w:cs="Times New Roman"/>
          <w:sz w:val="20"/>
          <w:szCs w:val="20"/>
        </w:rPr>
        <w:t xml:space="preserve">59. </w:t>
      </w:r>
    </w:p>
    <w:p w:rsidR="701DB9EF" w:rsidP="4DC0C379" w:rsidRDefault="701DB9EF" w14:paraId="7CB853D1" w14:textId="77844C7E">
      <w:pPr>
        <w:pStyle w:val="FootnoteText"/>
        <w:ind w:firstLine="0"/>
      </w:pPr>
    </w:p>
  </w:footnote>
  <w:footnote w:id="5">
    <w:p w:rsidR="5C367E8B" w:rsidP="4DC0C379" w:rsidRDefault="5C367E8B" w14:paraId="1E64D875" w14:textId="489167BA">
      <w:pPr>
        <w:spacing w:line="480" w:lineRule="auto"/>
        <w:ind w:firstLine="0"/>
        <w:rPr>
          <w:rFonts w:ascii="Times New Roman" w:hAnsi="Times New Roman" w:eastAsia="Times New Roman" w:cs="Times New Roman"/>
          <w:sz w:val="20"/>
          <w:szCs w:val="20"/>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Löwy, </w:t>
      </w:r>
      <w:r w:rsidRPr="57CA6D0B" w:rsidR="57CA6D0B">
        <w:rPr>
          <w:rFonts w:ascii="Times New Roman" w:hAnsi="Times New Roman" w:eastAsia="Times New Roman" w:cs="Times New Roman"/>
          <w:i w:val="1"/>
          <w:iCs w:val="1"/>
          <w:sz w:val="20"/>
          <w:szCs w:val="20"/>
        </w:rPr>
        <w:t>The Marxism of Che Guevara: Philosophy, Economics, Revolutionary Warfare. 2nd ed.</w:t>
      </w:r>
      <w:r w:rsidRPr="57CA6D0B" w:rsidR="57CA6D0B">
        <w:rPr>
          <w:rFonts w:ascii="Times New Roman" w:hAnsi="Times New Roman" w:eastAsia="Times New Roman" w:cs="Times New Roman"/>
          <w:sz w:val="20"/>
          <w:szCs w:val="20"/>
        </w:rPr>
        <w:t xml:space="preserve"> </w:t>
      </w:r>
    </w:p>
  </w:footnote>
  <w:footnote w:id="6">
    <w:p w:rsidR="0069445F" w:rsidP="4DC0C379" w:rsidRDefault="0069445F" w14:paraId="1B76CF9F" w14:textId="77777777">
      <w:pPr>
        <w:pStyle w:val="FootnoteText"/>
        <w:ind w:firstLine="0"/>
        <w:rPr>
          <w:rFonts w:ascii="Times New Roman" w:hAnsi="Times New Roman" w:eastAsia="Times New Roman" w:cs="Times New Roman"/>
          <w:sz w:val="24"/>
          <w:szCs w:val="24"/>
        </w:rPr>
      </w:pPr>
      <w:ins w:author="Madison Sousa" w:date="2024-12-12T11:02:00Z" w:id="287">
        <w:r w:rsidRPr="701DB9EF">
          <w:rPr>
            <w:rStyle w:val="FootnoteReference"/>
            <w:rFonts w:ascii="Times New Roman" w:hAnsi="Times New Roman" w:eastAsia="Times New Roman" w:cs="Times New Roman"/>
          </w:rPr>
          <w:footnoteRef/>
        </w:r>
      </w:ins>
      <w:r w:rsidRPr="57CA6D0B" w:rsidR="57CA6D0B">
        <w:rPr>
          <w:rFonts w:ascii="Times New Roman" w:hAnsi="Times New Roman" w:eastAsia="Times New Roman" w:cs="Times New Roman"/>
          <w:sz w:val="20"/>
          <w:szCs w:val="20"/>
        </w:rPr>
        <w:t xml:space="preserve"> Jane </w:t>
      </w:r>
      <w:r w:rsidRPr="57CA6D0B" w:rsidR="57CA6D0B">
        <w:rPr>
          <w:rFonts w:ascii="Times New Roman" w:hAnsi="Times New Roman" w:eastAsia="Times New Roman" w:cs="Times New Roman"/>
          <w:sz w:val="20"/>
          <w:szCs w:val="20"/>
        </w:rPr>
        <w:t>Franklin,</w:t>
      </w:r>
      <w:r w:rsidRPr="57CA6D0B" w:rsidR="57CA6D0B">
        <w:rPr>
          <w:rFonts w:ascii="Times New Roman" w:hAnsi="Times New Roman" w:eastAsia="Times New Roman" w:cs="Times New Roman"/>
          <w:sz w:val="20"/>
          <w:szCs w:val="20"/>
        </w:rPr>
        <w:t xml:space="preserve"> “Guerrilla Heroica.” </w:t>
      </w:r>
      <w:r w:rsidRPr="57CA6D0B" w:rsidR="57CA6D0B">
        <w:rPr>
          <w:rFonts w:ascii="Times New Roman" w:hAnsi="Times New Roman" w:eastAsia="Times New Roman" w:cs="Times New Roman"/>
          <w:i w:val="1"/>
          <w:iCs w:val="1"/>
          <w:sz w:val="20"/>
          <w:szCs w:val="20"/>
        </w:rPr>
        <w:t>Nation 264, no. 19</w:t>
      </w:r>
      <w:r w:rsidRPr="57CA6D0B" w:rsidR="57CA6D0B">
        <w:rPr>
          <w:rFonts w:ascii="Times New Roman" w:hAnsi="Times New Roman" w:eastAsia="Times New Roman" w:cs="Times New Roman"/>
          <w:sz w:val="20"/>
          <w:szCs w:val="20"/>
        </w:rPr>
        <w:t xml:space="preserve"> (May 19, 1997): 27–28.</w:t>
      </w:r>
    </w:p>
  </w:footnote>
  <w:footnote w:id="7">
    <w:p w:rsidR="0069445F" w:rsidP="4DC0C379" w:rsidRDefault="0069445F" w14:paraId="3807C554" w14:textId="77777777">
      <w:pPr>
        <w:pStyle w:val="FootnoteText"/>
        <w:ind w:firstLine="0"/>
        <w:rPr>
          <w:rFonts w:ascii="Times New Roman" w:hAnsi="Times New Roman" w:eastAsia="Times New Roman" w:cs="Times New Roman"/>
          <w:sz w:val="24"/>
          <w:szCs w:val="24"/>
        </w:rPr>
      </w:pPr>
      <w:ins w:author="Madison Sousa" w:date="2024-12-12T11:02:00Z" w:id="301">
        <w:r w:rsidRPr="1E1F78E7">
          <w:rPr>
            <w:rStyle w:val="FootnoteReference"/>
            <w:rFonts w:ascii="Times New Roman" w:hAnsi="Times New Roman" w:eastAsia="Times New Roman" w:cs="Times New Roman"/>
          </w:rPr>
          <w:footnoteRef/>
        </w:r>
      </w:ins>
      <w:r w:rsidRPr="57CA6D0B" w:rsidR="57CA6D0B">
        <w:rPr>
          <w:rFonts w:ascii="Times New Roman" w:hAnsi="Times New Roman" w:eastAsia="Times New Roman" w:cs="Times New Roman"/>
          <w:sz w:val="20"/>
          <w:szCs w:val="20"/>
        </w:rPr>
        <w:t xml:space="preserve"> Alejandro Ruess, “The Che Marketing Moment,” </w:t>
      </w:r>
      <w:r w:rsidRPr="57CA6D0B" w:rsidR="57CA6D0B">
        <w:rPr>
          <w:rFonts w:ascii="Times New Roman" w:hAnsi="Times New Roman" w:eastAsia="Times New Roman" w:cs="Times New Roman"/>
          <w:i w:val="1"/>
          <w:iCs w:val="1"/>
          <w:sz w:val="20"/>
          <w:szCs w:val="20"/>
        </w:rPr>
        <w:t>Dollars &amp; Sense</w:t>
      </w:r>
      <w:r w:rsidRPr="57CA6D0B" w:rsidR="57CA6D0B">
        <w:rPr>
          <w:rFonts w:ascii="Times New Roman" w:hAnsi="Times New Roman" w:eastAsia="Times New Roman" w:cs="Times New Roman"/>
          <w:sz w:val="20"/>
          <w:szCs w:val="20"/>
        </w:rPr>
        <w:t>, July 1997.</w:t>
      </w:r>
    </w:p>
  </w:footnote>
  <w:footnote w:id="8">
    <w:p w:rsidR="0069445F" w:rsidP="4DC0C379" w:rsidRDefault="0069445F" w14:paraId="1D29F4B2" w14:textId="77777777">
      <w:pPr>
        <w:pStyle w:val="FootnoteText"/>
        <w:ind w:firstLine="0"/>
      </w:pPr>
      <w:ins w:author="Madison Sousa" w:date="2024-12-12T11:02:00Z" w:id="311">
        <w:r w:rsidRPr="1E1F78E7">
          <w:rPr>
            <w:rStyle w:val="FootnoteReference"/>
            <w:rFonts w:ascii="Times New Roman" w:hAnsi="Times New Roman" w:eastAsia="Times New Roman" w:cs="Times New Roman"/>
          </w:rPr>
          <w:footnoteRef/>
        </w:r>
      </w:ins>
      <w:r w:rsidRPr="57CA6D0B" w:rsidR="57CA6D0B">
        <w:rPr>
          <w:rFonts w:ascii="Times New Roman" w:hAnsi="Times New Roman" w:eastAsia="Times New Roman" w:cs="Times New Roman"/>
          <w:sz w:val="20"/>
          <w:szCs w:val="20"/>
        </w:rPr>
        <w:t xml:space="preserve"> McCormick, Gordon H., and Mark T. Berger.</w:t>
      </w:r>
      <w:r w:rsidRPr="57CA6D0B" w:rsidR="57CA6D0B">
        <w:rPr>
          <w:rFonts w:ascii="Times New Roman" w:hAnsi="Times New Roman" w:eastAsia="Times New Roman" w:cs="Times New Roman"/>
          <w:i w:val="1"/>
          <w:iCs w:val="1"/>
          <w:sz w:val="20"/>
          <w:szCs w:val="20"/>
        </w:rPr>
        <w:t xml:space="preserve"> “</w:t>
      </w:r>
      <w:r w:rsidRPr="57CA6D0B" w:rsidR="57CA6D0B">
        <w:rPr>
          <w:rFonts w:ascii="Times New Roman" w:hAnsi="Times New Roman" w:eastAsia="Times New Roman" w:cs="Times New Roman"/>
          <w:sz w:val="20"/>
          <w:szCs w:val="20"/>
        </w:rPr>
        <w:t>Ernesto (Che) Guevara: The Last ‘Heroic’ Guerrilla</w:t>
      </w:r>
      <w:r w:rsidRPr="57CA6D0B" w:rsidR="57CA6D0B">
        <w:rPr>
          <w:rFonts w:ascii="Times New Roman" w:hAnsi="Times New Roman" w:eastAsia="Times New Roman" w:cs="Times New Roman"/>
          <w:i w:val="1"/>
          <w:iCs w:val="1"/>
          <w:sz w:val="20"/>
          <w:szCs w:val="20"/>
        </w:rPr>
        <w:t>”</w:t>
      </w:r>
      <w:r w:rsidRPr="57CA6D0B" w:rsidR="57CA6D0B">
        <w:rPr>
          <w:rFonts w:ascii="Times New Roman" w:hAnsi="Times New Roman" w:eastAsia="Times New Roman" w:cs="Times New Roman"/>
          <w:sz w:val="20"/>
          <w:szCs w:val="20"/>
        </w:rPr>
        <w:t xml:space="preserve"> </w:t>
      </w:r>
      <w:r w:rsidRPr="57CA6D0B" w:rsidR="57CA6D0B">
        <w:rPr>
          <w:rFonts w:ascii="Times New Roman" w:hAnsi="Times New Roman" w:eastAsia="Times New Roman" w:cs="Times New Roman"/>
          <w:i w:val="1"/>
          <w:iCs w:val="1"/>
          <w:sz w:val="20"/>
          <w:szCs w:val="20"/>
        </w:rPr>
        <w:t xml:space="preserve">Studies in Conflict &amp; Terrorism </w:t>
      </w:r>
      <w:r w:rsidRPr="57CA6D0B" w:rsidR="57CA6D0B">
        <w:rPr>
          <w:rFonts w:ascii="Times New Roman" w:hAnsi="Times New Roman" w:eastAsia="Times New Roman" w:cs="Times New Roman"/>
          <w:sz w:val="20"/>
          <w:szCs w:val="20"/>
        </w:rPr>
        <w:t xml:space="preserve">42, no. 4 (April 3, 2019), 336. </w:t>
      </w:r>
    </w:p>
  </w:footnote>
  <w:footnote w:id="13">
    <w:p w:rsidR="701DB9EF" w:rsidP="4DC0C379" w:rsidRDefault="701DB9EF" w14:paraId="760FA596" w14:textId="6C5B18D1">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McCormick, Gordon H., and Mark T. Berger. </w:t>
      </w:r>
      <w:r w:rsidRPr="57CA6D0B" w:rsidR="57CA6D0B">
        <w:rPr>
          <w:rFonts w:ascii="Times New Roman" w:hAnsi="Times New Roman" w:eastAsia="Times New Roman" w:cs="Times New Roman"/>
          <w:i w:val="1"/>
          <w:iCs w:val="1"/>
          <w:sz w:val="20"/>
          <w:szCs w:val="20"/>
        </w:rPr>
        <w:t>Ernesto (Che) Guevara: The Last ‘Heroic’ Guerrilla.</w:t>
      </w:r>
    </w:p>
  </w:footnote>
  <w:footnote w:id="14">
    <w:p w:rsidR="1E1F78E7" w:rsidP="4DC0C379" w:rsidRDefault="1E1F78E7" w14:paraId="70C32A3A" w14:textId="17C12F29">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Cole Blasier, “Studies of Social Revolution: Origins in Mexico, Bolivia, and Cuba.” </w:t>
      </w:r>
      <w:r w:rsidRPr="57CA6D0B" w:rsidR="57CA6D0B">
        <w:rPr>
          <w:rFonts w:ascii="Times New Roman" w:hAnsi="Times New Roman" w:eastAsia="Times New Roman" w:cs="Times New Roman"/>
          <w:i w:val="1"/>
          <w:iCs w:val="1"/>
          <w:sz w:val="20"/>
          <w:szCs w:val="20"/>
        </w:rPr>
        <w:t>Latin American Research Review</w:t>
      </w:r>
      <w:r w:rsidRPr="57CA6D0B" w:rsidR="57CA6D0B">
        <w:rPr>
          <w:rFonts w:ascii="Times New Roman" w:hAnsi="Times New Roman" w:eastAsia="Times New Roman" w:cs="Times New Roman"/>
          <w:sz w:val="20"/>
          <w:szCs w:val="20"/>
        </w:rPr>
        <w:t xml:space="preserve"> 2, no. 3 (1967): 41.</w:t>
      </w:r>
    </w:p>
  </w:footnote>
  <w:footnote w:id="15">
    <w:p w:rsidR="1E1F78E7" w:rsidP="4DC0C379" w:rsidRDefault="1E1F78E7" w14:paraId="350941AB" w14:textId="2800BCF8">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Richard W. Patch, “Bolivia: The Restrained Revolution,” </w:t>
      </w:r>
      <w:r w:rsidRPr="57CA6D0B" w:rsidR="57CA6D0B">
        <w:rPr>
          <w:rFonts w:ascii="Times New Roman" w:hAnsi="Times New Roman" w:eastAsia="Times New Roman" w:cs="Times New Roman"/>
          <w:i w:val="1"/>
          <w:iCs w:val="1"/>
          <w:sz w:val="20"/>
          <w:szCs w:val="20"/>
        </w:rPr>
        <w:t>The ANNALS of the American Academy of Political and Social Science</w:t>
      </w:r>
      <w:r w:rsidRPr="57CA6D0B" w:rsidR="57CA6D0B">
        <w:rPr>
          <w:rFonts w:ascii="Times New Roman" w:hAnsi="Times New Roman" w:eastAsia="Times New Roman" w:cs="Times New Roman"/>
          <w:sz w:val="20"/>
          <w:szCs w:val="20"/>
        </w:rPr>
        <w:t xml:space="preserve"> 334, no. 1 (March 1961): 124.</w:t>
      </w:r>
    </w:p>
  </w:footnote>
  <w:footnote w:id="16">
    <w:p w:rsidR="1E1F78E7" w:rsidP="57CA6D0B" w:rsidRDefault="1E1F78E7" w14:paraId="3D9E90DC" w14:textId="05A24259">
      <w:pPr>
        <w:pStyle w:val="FootnoteText"/>
        <w:ind w:firstLine="0"/>
        <w:rPr>
          <w:i w:val="1"/>
          <w:iCs w:val="1"/>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Blasier, “Studies of Social Revolution: Origins in Mexico, Bolivia, and Cuba,” 41. </w:t>
      </w:r>
    </w:p>
  </w:footnote>
  <w:footnote w:id="17">
    <w:p w:rsidR="1E1F78E7" w:rsidP="4DC0C379" w:rsidRDefault="1E1F78E7" w14:paraId="2CA6D126" w14:textId="475849F4">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Patch, “Bolivia: The Restrained Revolution,” 127.</w:t>
      </w:r>
    </w:p>
  </w:footnote>
  <w:footnote w:id="18">
    <w:p w:rsidR="1E1F78E7" w:rsidP="4DC0C379" w:rsidRDefault="1E1F78E7" w14:paraId="0E5C6E03" w14:textId="4940A580">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James V Kohl, “Peasant and Revolution in Bolivia, April 9, 1952-August 2, 1953,” </w:t>
      </w:r>
      <w:r w:rsidRPr="57CA6D0B" w:rsidR="57CA6D0B">
        <w:rPr>
          <w:rFonts w:ascii="Times New Roman" w:hAnsi="Times New Roman" w:eastAsia="Times New Roman" w:cs="Times New Roman"/>
          <w:i w:val="1"/>
          <w:iCs w:val="1"/>
          <w:sz w:val="20"/>
          <w:szCs w:val="20"/>
        </w:rPr>
        <w:t>The Hispanic American Historical Review</w:t>
      </w:r>
      <w:r w:rsidRPr="57CA6D0B" w:rsidR="57CA6D0B">
        <w:rPr>
          <w:rFonts w:ascii="Times New Roman" w:hAnsi="Times New Roman" w:eastAsia="Times New Roman" w:cs="Times New Roman"/>
          <w:sz w:val="20"/>
          <w:szCs w:val="20"/>
        </w:rPr>
        <w:t xml:space="preserve"> 58, no. 2 (1978): 258. </w:t>
      </w:r>
    </w:p>
  </w:footnote>
  <w:footnote w:id="19">
    <w:p w:rsidR="1E1F78E7" w:rsidP="4DC0C379" w:rsidRDefault="1E1F78E7" w14:paraId="7AA1A15A" w14:textId="10A9EDD7">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Charles H. Weston, “An Ideology of Modernization: The Case of the Bolivian MNR,”</w:t>
      </w:r>
      <w:r w:rsidRPr="57CA6D0B" w:rsidR="57CA6D0B">
        <w:rPr>
          <w:rFonts w:ascii="Times New Roman" w:hAnsi="Times New Roman" w:eastAsia="Times New Roman" w:cs="Times New Roman"/>
          <w:i w:val="1"/>
          <w:iCs w:val="1"/>
          <w:sz w:val="20"/>
          <w:szCs w:val="20"/>
        </w:rPr>
        <w:t xml:space="preserve"> Journal of Inter-American Studies</w:t>
      </w:r>
      <w:r w:rsidRPr="57CA6D0B" w:rsidR="57CA6D0B">
        <w:rPr>
          <w:rFonts w:ascii="Times New Roman" w:hAnsi="Times New Roman" w:eastAsia="Times New Roman" w:cs="Times New Roman"/>
          <w:sz w:val="20"/>
          <w:szCs w:val="20"/>
        </w:rPr>
        <w:t xml:space="preserve"> 10, no. 1 (1968): 85.</w:t>
      </w:r>
    </w:p>
  </w:footnote>
  <w:footnote w:id="20">
    <w:p w:rsidR="1E1F78E7" w:rsidP="4DC0C379" w:rsidRDefault="1E1F78E7" w14:paraId="1344F8E9" w14:textId="3892E396">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Weston, “An Ideology of Modernization: The Case of the Bolivian MNR,” 99. </w:t>
      </w:r>
    </w:p>
  </w:footnote>
  <w:footnote w:id="9495">
    <w:p w:rsidR="1E1F78E7" w:rsidP="4DC0C379" w:rsidRDefault="1E1F78E7" w14:paraId="624BDA9D" w14:textId="75CDBABB">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Marc Becker, </w:t>
      </w:r>
      <w:r w:rsidRPr="57CA6D0B" w:rsidR="57CA6D0B">
        <w:rPr>
          <w:rFonts w:ascii="Times New Roman" w:hAnsi="Times New Roman" w:eastAsia="Times New Roman" w:cs="Times New Roman"/>
          <w:i w:val="1"/>
          <w:iCs w:val="1"/>
          <w:sz w:val="20"/>
          <w:szCs w:val="20"/>
        </w:rPr>
        <w:t>Twentieth-Century Latin American Revolutions</w:t>
      </w:r>
      <w:r w:rsidRPr="57CA6D0B" w:rsidR="57CA6D0B">
        <w:rPr>
          <w:rFonts w:ascii="Times New Roman" w:hAnsi="Times New Roman" w:eastAsia="Times New Roman" w:cs="Times New Roman"/>
          <w:sz w:val="20"/>
          <w:szCs w:val="20"/>
        </w:rPr>
        <w:t xml:space="preserve"> (Lanham: Rowman &amp; Littlefield, 2017), 96. </w:t>
      </w:r>
    </w:p>
  </w:footnote>
  <w:footnote w:id="24">
    <w:p w:rsidR="1E1F78E7" w:rsidP="4DC0C379" w:rsidRDefault="1E1F78E7" w14:paraId="29056842" w14:textId="775C4FB5">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Kevin A. Young, </w:t>
      </w:r>
      <w:r w:rsidRPr="57CA6D0B" w:rsidR="57CA6D0B">
        <w:rPr>
          <w:rFonts w:ascii="Times New Roman" w:hAnsi="Times New Roman" w:eastAsia="Times New Roman" w:cs="Times New Roman"/>
          <w:i w:val="1"/>
          <w:iCs w:val="1"/>
          <w:sz w:val="20"/>
          <w:szCs w:val="20"/>
        </w:rPr>
        <w:t xml:space="preserve">Blood of the Earth: Resource Nationalism, Revolution, and Empire in Bolivia. First edition </w:t>
      </w:r>
      <w:r w:rsidRPr="57CA6D0B" w:rsidR="57CA6D0B">
        <w:rPr>
          <w:rFonts w:ascii="Times New Roman" w:hAnsi="Times New Roman" w:eastAsia="Times New Roman" w:cs="Times New Roman"/>
          <w:sz w:val="20"/>
          <w:szCs w:val="20"/>
        </w:rPr>
        <w:t xml:space="preserve">(Austin: University of Texas Press, 2017), 43-44. </w:t>
      </w:r>
    </w:p>
  </w:footnote>
  <w:footnote w:id="25">
    <w:p w:rsidR="1E1F78E7" w:rsidP="4DC0C379" w:rsidRDefault="1E1F78E7" w14:paraId="4FD09262" w14:textId="6BBB6D09">
      <w:pPr>
        <w:pStyle w:val="FootnoteText"/>
        <w:ind w:firstLine="0"/>
        <w:rPr>
          <w:rFonts w:ascii="Times New Roman" w:hAnsi="Times New Roman" w:eastAsia="Times New Roman" w:cs="Times New Roman"/>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Christopher Mitchell, </w:t>
      </w:r>
      <w:r w:rsidRPr="57CA6D0B" w:rsidR="57CA6D0B">
        <w:rPr>
          <w:rFonts w:ascii="Times New Roman" w:hAnsi="Times New Roman" w:eastAsia="Times New Roman" w:cs="Times New Roman"/>
          <w:i w:val="1"/>
          <w:iCs w:val="1"/>
          <w:sz w:val="20"/>
          <w:szCs w:val="20"/>
        </w:rPr>
        <w:t xml:space="preserve">The Legacy of Populism in Bolivia: From the MNR to Military Rule </w:t>
      </w:r>
      <w:r w:rsidRPr="57CA6D0B" w:rsidR="57CA6D0B">
        <w:rPr>
          <w:rFonts w:ascii="Times New Roman" w:hAnsi="Times New Roman" w:eastAsia="Times New Roman" w:cs="Times New Roman"/>
          <w:sz w:val="20"/>
          <w:szCs w:val="20"/>
        </w:rPr>
        <w:t>(New York: Praeger, 1977), 44.</w:t>
      </w:r>
    </w:p>
  </w:footnote>
  <w:footnote w:id="26">
    <w:p w:rsidR="00750D65" w:rsidP="4DC0C379" w:rsidRDefault="00750D65" w14:paraId="6EA4C50F" w14:textId="77777777">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Knudson,</w:t>
      </w:r>
      <w:r w:rsidRPr="57CA6D0B" w:rsidR="57CA6D0B">
        <w:rPr>
          <w:rFonts w:ascii="Times New Roman" w:hAnsi="Times New Roman" w:eastAsia="Times New Roman" w:cs="Times New Roman"/>
          <w:i w:val="1"/>
          <w:iCs w:val="1"/>
          <w:sz w:val="20"/>
          <w:szCs w:val="20"/>
        </w:rPr>
        <w:t xml:space="preserve"> Bolivia, Press and Revolution, 1932-1964, </w:t>
      </w:r>
      <w:r w:rsidRPr="57CA6D0B" w:rsidR="57CA6D0B">
        <w:rPr>
          <w:rFonts w:ascii="Times New Roman" w:hAnsi="Times New Roman" w:eastAsia="Times New Roman" w:cs="Times New Roman"/>
          <w:sz w:val="20"/>
          <w:szCs w:val="20"/>
        </w:rPr>
        <w:t xml:space="preserve">263. </w:t>
      </w:r>
    </w:p>
  </w:footnote>
  <w:footnote w:id="27">
    <w:p w:rsidR="00750D65" w:rsidP="4DC0C379" w:rsidRDefault="00750D65" w14:paraId="4228CAF5" w14:textId="77777777">
      <w:pPr>
        <w:pStyle w:val="FootnoteText"/>
        <w:ind w:firstLine="0"/>
        <w:rPr>
          <w:rFonts w:ascii="Times New Roman" w:hAnsi="Times New Roman" w:eastAsia="Times New Roman" w:cs="Times New Roman"/>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James M Malloy, </w:t>
      </w:r>
      <w:r w:rsidRPr="57CA6D0B" w:rsidR="57CA6D0B">
        <w:rPr>
          <w:rFonts w:ascii="Times New Roman" w:hAnsi="Times New Roman" w:eastAsia="Times New Roman" w:cs="Times New Roman"/>
          <w:i w:val="1"/>
          <w:iCs w:val="1"/>
          <w:sz w:val="20"/>
          <w:szCs w:val="20"/>
        </w:rPr>
        <w:t>Beyond the Revolution: Bolivia Since 1952 (</w:t>
      </w:r>
      <w:r w:rsidRPr="57CA6D0B" w:rsidR="57CA6D0B">
        <w:rPr>
          <w:rFonts w:ascii="Times New Roman" w:hAnsi="Times New Roman" w:eastAsia="Times New Roman" w:cs="Times New Roman"/>
          <w:sz w:val="20"/>
          <w:szCs w:val="20"/>
        </w:rPr>
        <w:t xml:space="preserve">University of Pittsburgh Press, 1971), 238. </w:t>
      </w:r>
    </w:p>
  </w:footnote>
  <w:footnote w:id="28">
    <w:p w:rsidR="00750D65" w:rsidP="4DC0C379" w:rsidRDefault="00750D65" w14:paraId="31FEF23F" w14:textId="77777777">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Kohl, “Peasant and Revolution in Bolivia, April 9, 1952-August 2, 1953,” 246. </w:t>
      </w:r>
    </w:p>
  </w:footnote>
  <w:footnote w:id="29">
    <w:p w:rsidR="00750D65" w:rsidP="4DC0C379" w:rsidRDefault="00750D65" w14:paraId="1CA01B2D" w14:textId="77777777">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Kohl, “Peasant and Revolution in Bolivia, April 9, 1952-August 2, 1953,” 243. </w:t>
      </w:r>
    </w:p>
  </w:footnote>
  <w:footnote w:id="30">
    <w:p w:rsidR="00224C0D" w:rsidP="4DC0C379" w:rsidRDefault="00224C0D" w14:paraId="3BA767DF" w14:textId="77777777">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Weston, “An Ideology of Modernization: The Case of the Bolivian MNR,” 85. </w:t>
      </w:r>
    </w:p>
  </w:footnote>
  <w:footnote w:id="32">
    <w:p w:rsidR="00750D65" w:rsidP="4DC0C379" w:rsidRDefault="00750D65" w14:paraId="2B863833" w14:textId="77777777">
      <w:pPr>
        <w:pStyle w:val="FootnoteText"/>
        <w:ind w:firstLine="0"/>
        <w:rPr>
          <w:rFonts w:ascii="Times New Roman" w:hAnsi="Times New Roman" w:eastAsia="Times New Roman" w:cs="Times New Roman"/>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Kohl,</w:t>
      </w:r>
      <w:r w:rsidRPr="57CA6D0B" w:rsidR="57CA6D0B">
        <w:rPr>
          <w:rFonts w:ascii="Times New Roman" w:hAnsi="Times New Roman" w:eastAsia="Times New Roman" w:cs="Times New Roman"/>
          <w:i w:val="1"/>
          <w:iCs w:val="1"/>
          <w:sz w:val="20"/>
          <w:szCs w:val="20"/>
        </w:rPr>
        <w:t xml:space="preserve"> From the Mines to the Streets: A Bolivian Activist’s </w:t>
      </w:r>
      <w:r w:rsidRPr="57CA6D0B" w:rsidR="57CA6D0B">
        <w:rPr>
          <w:rFonts w:ascii="Times New Roman" w:hAnsi="Times New Roman" w:eastAsia="Times New Roman" w:cs="Times New Roman"/>
          <w:i w:val="1"/>
          <w:iCs w:val="1"/>
          <w:sz w:val="20"/>
          <w:szCs w:val="20"/>
        </w:rPr>
        <w:t xml:space="preserve">Life, </w:t>
      </w:r>
      <w:r w:rsidRPr="57CA6D0B" w:rsidR="57CA6D0B">
        <w:rPr>
          <w:rFonts w:ascii="Times New Roman" w:hAnsi="Times New Roman" w:eastAsia="Times New Roman" w:cs="Times New Roman"/>
          <w:sz w:val="20"/>
          <w:szCs w:val="20"/>
        </w:rPr>
        <w:t xml:space="preserve"> 29</w:t>
      </w:r>
      <w:r w:rsidRPr="57CA6D0B" w:rsidR="57CA6D0B">
        <w:rPr>
          <w:rFonts w:ascii="Times New Roman" w:hAnsi="Times New Roman" w:eastAsia="Times New Roman" w:cs="Times New Roman"/>
          <w:sz w:val="20"/>
          <w:szCs w:val="20"/>
        </w:rPr>
        <w:t xml:space="preserve">. </w:t>
      </w:r>
    </w:p>
  </w:footnote>
  <w:footnote w:id="34">
    <w:p w:rsidR="002A2E87" w:rsidP="4DC0C379" w:rsidRDefault="002A2E87" w14:paraId="0E4534D8" w14:textId="77777777">
      <w:pPr>
        <w:pStyle w:val="FootnoteText"/>
        <w:ind w:firstLine="0"/>
      </w:pPr>
      <w:ins w:author="Madison Sousa" w:date="2024-12-13T09:56:00Z" w:id="614">
        <w:r w:rsidRPr="1E1F78E7">
          <w:rPr>
            <w:rStyle w:val="FootnoteReference"/>
            <w:rFonts w:ascii="Times New Roman" w:hAnsi="Times New Roman" w:eastAsia="Times New Roman" w:cs="Times New Roman"/>
          </w:rPr>
          <w:footnoteRef/>
        </w:r>
      </w:ins>
      <w:r w:rsidRPr="57CA6D0B" w:rsidR="57CA6D0B">
        <w:rPr>
          <w:rFonts w:ascii="Times New Roman" w:hAnsi="Times New Roman" w:eastAsia="Times New Roman" w:cs="Times New Roman"/>
          <w:sz w:val="20"/>
          <w:szCs w:val="20"/>
        </w:rPr>
        <w:t xml:space="preserve"> Benjamin Kohl,</w:t>
      </w:r>
      <w:r w:rsidRPr="57CA6D0B" w:rsidR="57CA6D0B">
        <w:rPr>
          <w:rFonts w:ascii="Times New Roman" w:hAnsi="Times New Roman" w:eastAsia="Times New Roman" w:cs="Times New Roman"/>
          <w:i w:val="1"/>
          <w:iCs w:val="1"/>
          <w:sz w:val="20"/>
          <w:szCs w:val="20"/>
        </w:rPr>
        <w:t xml:space="preserve"> From the Mines to the Streets: A Bolivian Activist’s Life </w:t>
      </w:r>
      <w:r w:rsidRPr="57CA6D0B" w:rsidR="57CA6D0B">
        <w:rPr>
          <w:rFonts w:ascii="Times New Roman" w:hAnsi="Times New Roman" w:eastAsia="Times New Roman" w:cs="Times New Roman"/>
          <w:sz w:val="20"/>
          <w:szCs w:val="20"/>
        </w:rPr>
        <w:t xml:space="preserve">(University of Texas Press, 2012), 11. </w:t>
      </w:r>
    </w:p>
  </w:footnote>
  <w:footnote w:id="35">
    <w:p w:rsidR="002A2E87" w:rsidP="4DC0C379" w:rsidRDefault="002A2E87" w14:paraId="1008EEAE" w14:textId="77777777">
      <w:pPr>
        <w:pStyle w:val="FootnoteText"/>
        <w:ind w:firstLine="0"/>
      </w:pPr>
      <w:ins w:author="Madison Sousa" w:date="2024-12-13T09:56:00Z" w:id="638">
        <w:r w:rsidRPr="1E1F78E7">
          <w:rPr>
            <w:rStyle w:val="FootnoteReference"/>
            <w:rFonts w:ascii="Times New Roman" w:hAnsi="Times New Roman" w:eastAsia="Times New Roman" w:cs="Times New Roman"/>
          </w:rPr>
          <w:footnoteRef/>
        </w:r>
      </w:ins>
      <w:r w:rsidRPr="57CA6D0B" w:rsidR="57CA6D0B">
        <w:rPr>
          <w:rFonts w:ascii="Times New Roman" w:hAnsi="Times New Roman" w:eastAsia="Times New Roman" w:cs="Times New Roman"/>
          <w:sz w:val="20"/>
          <w:szCs w:val="20"/>
        </w:rPr>
        <w:t xml:space="preserve"> Becker, </w:t>
      </w:r>
      <w:r w:rsidRPr="57CA6D0B" w:rsidR="57CA6D0B">
        <w:rPr>
          <w:rFonts w:ascii="Times New Roman" w:hAnsi="Times New Roman" w:eastAsia="Times New Roman" w:cs="Times New Roman"/>
          <w:i w:val="1"/>
          <w:iCs w:val="1"/>
          <w:sz w:val="20"/>
          <w:szCs w:val="20"/>
        </w:rPr>
        <w:t xml:space="preserve">Twentieth-Century Latin American Revolutions, </w:t>
      </w:r>
      <w:r w:rsidRPr="57CA6D0B" w:rsidR="57CA6D0B">
        <w:rPr>
          <w:rFonts w:ascii="Times New Roman" w:hAnsi="Times New Roman" w:eastAsia="Times New Roman" w:cs="Times New Roman"/>
          <w:sz w:val="20"/>
          <w:szCs w:val="20"/>
        </w:rPr>
        <w:t xml:space="preserve">97. </w:t>
      </w:r>
    </w:p>
  </w:footnote>
  <w:footnote w:id="47">
    <w:p w:rsidR="1E1F78E7" w:rsidDel="00D65109" w:rsidP="4DC0C379" w:rsidRDefault="1E1F78E7" w14:paraId="3FD5A2DD" w14:textId="3E39143B">
      <w:pPr>
        <w:pStyle w:val="FootnoteText"/>
        <w:ind w:firstLine="0"/>
        <w:rPr>
          <w:rFonts w:ascii="Times New Roman" w:hAnsi="Times New Roman" w:eastAsia="Times New Roman" w:cs="Times New Roman"/>
        </w:rPr>
      </w:pPr>
    </w:p>
  </w:footnote>
  <w:footnote w:id="48">
    <w:p w:rsidR="1E1F78E7" w:rsidP="4DC0C379" w:rsidRDefault="1E1F78E7" w14:paraId="29D6092F" w14:textId="683DE1F1">
      <w:pPr>
        <w:pStyle w:val="FootnoteText"/>
        <w:ind w:firstLine="0"/>
        <w:rPr>
          <w:rFonts w:ascii="Times New Roman" w:hAnsi="Times New Roman" w:eastAsia="Times New Roman" w:cs="Times New Roman"/>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Paulo Drinot, </w:t>
      </w:r>
      <w:r w:rsidRPr="57CA6D0B" w:rsidR="57CA6D0B">
        <w:rPr>
          <w:rFonts w:ascii="Times New Roman" w:hAnsi="Times New Roman" w:eastAsia="Times New Roman" w:cs="Times New Roman"/>
          <w:i w:val="1"/>
          <w:iCs w:val="1"/>
          <w:sz w:val="20"/>
          <w:szCs w:val="20"/>
        </w:rPr>
        <w:t>Che’s Travels: The Making of a Revolutionary in 1950s Latin America</w:t>
      </w:r>
      <w:r w:rsidRPr="57CA6D0B" w:rsidR="57CA6D0B">
        <w:rPr>
          <w:rFonts w:ascii="Times New Roman" w:hAnsi="Times New Roman" w:eastAsia="Times New Roman" w:cs="Times New Roman"/>
          <w:sz w:val="20"/>
          <w:szCs w:val="20"/>
        </w:rPr>
        <w:t xml:space="preserve"> (Durham [NC]: Duke University Press, 2010), 127. </w:t>
      </w:r>
    </w:p>
  </w:footnote>
  <w:footnote w:id="49">
    <w:p w:rsidR="1E1F78E7" w:rsidP="4DC0C379" w:rsidRDefault="1E1F78E7" w14:paraId="54A45249" w14:textId="7F8526A5">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Drinot, </w:t>
      </w:r>
      <w:r w:rsidRPr="57CA6D0B" w:rsidR="57CA6D0B">
        <w:rPr>
          <w:rFonts w:ascii="Times New Roman" w:hAnsi="Times New Roman" w:eastAsia="Times New Roman" w:cs="Times New Roman"/>
          <w:i w:val="1"/>
          <w:iCs w:val="1"/>
          <w:sz w:val="20"/>
          <w:szCs w:val="20"/>
        </w:rPr>
        <w:t xml:space="preserve">Che’s Travels: The Making of a Revolutionary in 1950s Latin America, </w:t>
      </w:r>
      <w:r w:rsidRPr="57CA6D0B" w:rsidR="57CA6D0B">
        <w:rPr>
          <w:rFonts w:ascii="Times New Roman" w:hAnsi="Times New Roman" w:eastAsia="Times New Roman" w:cs="Times New Roman"/>
          <w:sz w:val="20"/>
          <w:szCs w:val="20"/>
        </w:rPr>
        <w:t xml:space="preserve">102. </w:t>
      </w:r>
    </w:p>
  </w:footnote>
  <w:footnote w:id="50">
    <w:p w:rsidR="1E1F78E7" w:rsidP="4DC0C379" w:rsidRDefault="1E1F78E7" w14:paraId="621459C5" w14:textId="486A37D0">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Che Guevara and Aleida Guevara,</w:t>
      </w:r>
      <w:r w:rsidRPr="57CA6D0B" w:rsidR="57CA6D0B">
        <w:rPr>
          <w:rFonts w:ascii="Times New Roman" w:hAnsi="Times New Roman" w:eastAsia="Times New Roman" w:cs="Times New Roman"/>
          <w:i w:val="1"/>
          <w:iCs w:val="1"/>
          <w:sz w:val="20"/>
          <w:szCs w:val="20"/>
        </w:rPr>
        <w:t xml:space="preserve"> The Motorcycle Diaries: Notes on a Latin American Journey, </w:t>
      </w:r>
      <w:r w:rsidRPr="57CA6D0B" w:rsidR="57CA6D0B">
        <w:rPr>
          <w:rFonts w:ascii="Times New Roman" w:hAnsi="Times New Roman" w:eastAsia="Times New Roman" w:cs="Times New Roman"/>
          <w:sz w:val="20"/>
          <w:szCs w:val="20"/>
        </w:rPr>
        <w:t xml:space="preserve">127-128. </w:t>
      </w:r>
    </w:p>
  </w:footnote>
  <w:footnote w:id="51">
    <w:p w:rsidR="1E1F78E7" w:rsidP="4DC0C379" w:rsidRDefault="1E1F78E7" w14:paraId="1ECD602C" w14:textId="3A02AF94">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Che Guevara and Aleida Guevara,</w:t>
      </w:r>
      <w:r w:rsidRPr="57CA6D0B" w:rsidR="57CA6D0B">
        <w:rPr>
          <w:rFonts w:ascii="Times New Roman" w:hAnsi="Times New Roman" w:eastAsia="Times New Roman" w:cs="Times New Roman"/>
          <w:i w:val="1"/>
          <w:iCs w:val="1"/>
          <w:sz w:val="20"/>
          <w:szCs w:val="20"/>
        </w:rPr>
        <w:t xml:space="preserve"> The Motorcycle Diaries: Notes on a Latin American Journey </w:t>
      </w:r>
      <w:r w:rsidRPr="57CA6D0B" w:rsidR="57CA6D0B">
        <w:rPr>
          <w:rFonts w:ascii="Times New Roman" w:hAnsi="Times New Roman" w:eastAsia="Times New Roman" w:cs="Times New Roman"/>
          <w:sz w:val="20"/>
          <w:szCs w:val="20"/>
        </w:rPr>
        <w:t xml:space="preserve">(New York: Ocean Press, 2003), 145. </w:t>
      </w:r>
    </w:p>
  </w:footnote>
  <w:footnote w:id="52">
    <w:p w:rsidR="1E1F78E7" w:rsidP="4DC0C379" w:rsidRDefault="1E1F78E7" w14:paraId="629A7564" w14:textId="63D3A8DA">
      <w:pPr>
        <w:pStyle w:val="FootnoteText"/>
        <w:ind w:firstLine="0"/>
        <w:rPr>
          <w:rFonts w:ascii="Times New Roman" w:hAnsi="Times New Roman" w:eastAsia="Times New Roman" w:cs="Times New Roman"/>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Che Guevara,</w:t>
      </w:r>
      <w:r w:rsidRPr="57CA6D0B" w:rsidR="57CA6D0B">
        <w:rPr>
          <w:rFonts w:ascii="Times New Roman" w:hAnsi="Times New Roman" w:eastAsia="Times New Roman" w:cs="Times New Roman"/>
          <w:i w:val="1"/>
          <w:iCs w:val="1"/>
          <w:sz w:val="20"/>
          <w:szCs w:val="20"/>
        </w:rPr>
        <w:t xml:space="preserve"> Latin America Diaries: Otra Vez or a Second Look at Latin America</w:t>
      </w:r>
      <w:r w:rsidRPr="57CA6D0B" w:rsidR="57CA6D0B">
        <w:rPr>
          <w:rFonts w:ascii="Times New Roman" w:hAnsi="Times New Roman" w:eastAsia="Times New Roman" w:cs="Times New Roman"/>
          <w:sz w:val="20"/>
          <w:szCs w:val="20"/>
        </w:rPr>
        <w:t xml:space="preserve"> (Melbourne: Ocean Press, 2011), 69. </w:t>
      </w:r>
    </w:p>
  </w:footnote>
  <w:footnote w:id="53">
    <w:p w:rsidR="1E1F78E7" w:rsidP="4DC0C379" w:rsidRDefault="1E1F78E7" w14:paraId="2549A5C6" w14:textId="17E7558E">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Drinot, </w:t>
      </w:r>
      <w:r w:rsidRPr="57CA6D0B" w:rsidR="57CA6D0B">
        <w:rPr>
          <w:rFonts w:ascii="Times New Roman" w:hAnsi="Times New Roman" w:eastAsia="Times New Roman" w:cs="Times New Roman"/>
          <w:i w:val="1"/>
          <w:iCs w:val="1"/>
          <w:sz w:val="20"/>
          <w:szCs w:val="20"/>
        </w:rPr>
        <w:t xml:space="preserve">Che’s Travels: The Making of a Revolutionary in 1950s Latin America, </w:t>
      </w:r>
      <w:r w:rsidRPr="57CA6D0B" w:rsidR="57CA6D0B">
        <w:rPr>
          <w:rFonts w:ascii="Times New Roman" w:hAnsi="Times New Roman" w:eastAsia="Times New Roman" w:cs="Times New Roman"/>
          <w:sz w:val="20"/>
          <w:szCs w:val="20"/>
        </w:rPr>
        <w:t xml:space="preserve">192. </w:t>
      </w:r>
    </w:p>
  </w:footnote>
  <w:footnote w:id="54">
    <w:p w:rsidR="1E1F78E7" w:rsidP="4DC0C379" w:rsidRDefault="1E1F78E7" w14:paraId="79213E05" w14:textId="744E061C">
      <w:pPr>
        <w:pStyle w:val="FootnoteText"/>
        <w:ind w:firstLine="0"/>
        <w:rPr>
          <w:rFonts w:ascii="Times New Roman" w:hAnsi="Times New Roman" w:eastAsia="Times New Roman" w:cs="Times New Roman"/>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Che Guevara,</w:t>
      </w:r>
      <w:r w:rsidRPr="57CA6D0B" w:rsidR="57CA6D0B">
        <w:rPr>
          <w:rFonts w:ascii="Times New Roman" w:hAnsi="Times New Roman" w:eastAsia="Times New Roman" w:cs="Times New Roman"/>
          <w:i w:val="1"/>
          <w:iCs w:val="1"/>
          <w:sz w:val="20"/>
          <w:szCs w:val="20"/>
        </w:rPr>
        <w:t xml:space="preserve"> Latin America Diaries: Otra Vez or a Second Look at Latin America, </w:t>
      </w:r>
      <w:r w:rsidRPr="57CA6D0B" w:rsidR="57CA6D0B">
        <w:rPr>
          <w:rFonts w:ascii="Times New Roman" w:hAnsi="Times New Roman" w:eastAsia="Times New Roman" w:cs="Times New Roman"/>
          <w:sz w:val="20"/>
          <w:szCs w:val="20"/>
        </w:rPr>
        <w:t xml:space="preserve">34. </w:t>
      </w:r>
    </w:p>
  </w:footnote>
  <w:footnote w:id="55">
    <w:p w:rsidR="1E1F78E7" w:rsidP="4DC0C379" w:rsidRDefault="1E1F78E7" w14:paraId="47F77EC3" w14:textId="349E1E4F">
      <w:pPr>
        <w:pStyle w:val="FootnoteText"/>
        <w:ind w:firstLine="0"/>
        <w:rPr>
          <w:rFonts w:ascii="Times New Roman" w:hAnsi="Times New Roman" w:eastAsia="Times New Roman" w:cs="Times New Roman"/>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Lilo Linke,</w:t>
      </w:r>
      <w:r w:rsidRPr="57CA6D0B" w:rsidR="57CA6D0B">
        <w:rPr>
          <w:rFonts w:ascii="Times New Roman" w:hAnsi="Times New Roman" w:eastAsia="Times New Roman" w:cs="Times New Roman"/>
          <w:i w:val="1"/>
          <w:iCs w:val="1"/>
          <w:sz w:val="20"/>
          <w:szCs w:val="20"/>
        </w:rPr>
        <w:t xml:space="preserve"> Andean Adventure: A Social and Political Study of Colombia, </w:t>
      </w:r>
      <w:r w:rsidRPr="57CA6D0B" w:rsidR="57CA6D0B">
        <w:rPr>
          <w:rFonts w:ascii="Times New Roman" w:hAnsi="Times New Roman" w:eastAsia="Times New Roman" w:cs="Times New Roman"/>
          <w:i w:val="1"/>
          <w:iCs w:val="1"/>
          <w:sz w:val="20"/>
          <w:szCs w:val="20"/>
        </w:rPr>
        <w:t>Ecuador</w:t>
      </w:r>
      <w:r w:rsidRPr="57CA6D0B" w:rsidR="57CA6D0B">
        <w:rPr>
          <w:rFonts w:ascii="Times New Roman" w:hAnsi="Times New Roman" w:eastAsia="Times New Roman" w:cs="Times New Roman"/>
          <w:i w:val="1"/>
          <w:iCs w:val="1"/>
          <w:sz w:val="20"/>
          <w:szCs w:val="20"/>
        </w:rPr>
        <w:t xml:space="preserve"> and Bolivia</w:t>
      </w:r>
      <w:r w:rsidRPr="57CA6D0B" w:rsidR="57CA6D0B">
        <w:rPr>
          <w:rFonts w:ascii="Times New Roman" w:hAnsi="Times New Roman" w:eastAsia="Times New Roman" w:cs="Times New Roman"/>
          <w:sz w:val="20"/>
          <w:szCs w:val="20"/>
        </w:rPr>
        <w:t xml:space="preserve"> (Hutchinson &amp; Co., Ltd, 1945)</w:t>
      </w:r>
    </w:p>
  </w:footnote>
  <w:footnote w:id="57">
    <w:p w:rsidR="1E1F78E7" w:rsidP="4DC0C379" w:rsidRDefault="1E1F78E7" w14:paraId="315D7378" w14:textId="1D714D0B">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Andres Suarez, “The Cuban Revolution: The Road to Power.” </w:t>
      </w:r>
      <w:r w:rsidRPr="57CA6D0B" w:rsidR="57CA6D0B">
        <w:rPr>
          <w:rFonts w:ascii="Times New Roman" w:hAnsi="Times New Roman" w:eastAsia="Times New Roman" w:cs="Times New Roman"/>
          <w:i w:val="1"/>
          <w:iCs w:val="1"/>
          <w:sz w:val="20"/>
          <w:szCs w:val="20"/>
        </w:rPr>
        <w:t>Latin American Research Review</w:t>
      </w:r>
      <w:r w:rsidRPr="57CA6D0B" w:rsidR="57CA6D0B">
        <w:rPr>
          <w:rFonts w:ascii="Times New Roman" w:hAnsi="Times New Roman" w:eastAsia="Times New Roman" w:cs="Times New Roman"/>
          <w:sz w:val="20"/>
          <w:szCs w:val="20"/>
        </w:rPr>
        <w:t xml:space="preserve"> 7, no. 3 (1972): 6. </w:t>
      </w:r>
    </w:p>
  </w:footnote>
  <w:footnote w:id="58">
    <w:p w:rsidR="1E1F78E7" w:rsidP="4DC0C379" w:rsidRDefault="1E1F78E7" w14:paraId="4373954B" w14:textId="4701C2DF">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Becker, </w:t>
      </w:r>
      <w:r w:rsidRPr="57CA6D0B" w:rsidR="57CA6D0B">
        <w:rPr>
          <w:rFonts w:ascii="Times New Roman" w:hAnsi="Times New Roman" w:eastAsia="Times New Roman" w:cs="Times New Roman"/>
          <w:i w:val="1"/>
          <w:iCs w:val="1"/>
          <w:sz w:val="20"/>
          <w:szCs w:val="20"/>
        </w:rPr>
        <w:t xml:space="preserve">Twentieth-Century Latin American Revolutions, </w:t>
      </w:r>
      <w:r w:rsidRPr="57CA6D0B" w:rsidR="57CA6D0B">
        <w:rPr>
          <w:rFonts w:ascii="Times New Roman" w:hAnsi="Times New Roman" w:eastAsia="Times New Roman" w:cs="Times New Roman"/>
          <w:sz w:val="20"/>
          <w:szCs w:val="20"/>
        </w:rPr>
        <w:t xml:space="preserve">107. </w:t>
      </w:r>
    </w:p>
  </w:footnote>
  <w:footnote w:id="59">
    <w:p w:rsidR="1E1F78E7" w:rsidP="57CA6D0B" w:rsidRDefault="1E1F78E7" w14:paraId="15EA5D0B" w14:textId="66705506">
      <w:pPr>
        <w:pStyle w:val="FootnoteText"/>
        <w:ind w:firstLine="0"/>
        <w:rPr>
          <w:i w:val="1"/>
          <w:iCs w:val="1"/>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Blasier, “Studies of Social Revolution: Origins in Mexico, Bolivia, and Cuba,” 45. </w:t>
      </w:r>
    </w:p>
  </w:footnote>
  <w:footnote w:id="60">
    <w:p w:rsidR="1E1F78E7" w:rsidP="4DC0C379" w:rsidRDefault="1E1F78E7" w14:paraId="34CFEF82" w14:textId="06FCC965">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Young, </w:t>
      </w:r>
      <w:r w:rsidRPr="57CA6D0B" w:rsidR="57CA6D0B">
        <w:rPr>
          <w:rFonts w:ascii="Times New Roman" w:hAnsi="Times New Roman" w:eastAsia="Times New Roman" w:cs="Times New Roman"/>
          <w:i w:val="1"/>
          <w:iCs w:val="1"/>
          <w:sz w:val="20"/>
          <w:szCs w:val="20"/>
        </w:rPr>
        <w:t xml:space="preserve">Blood of the Earth: Resource Nationalism, Revolution, and Empire in Bolivia. First edition, </w:t>
      </w:r>
      <w:r w:rsidRPr="57CA6D0B" w:rsidR="57CA6D0B">
        <w:rPr>
          <w:rFonts w:ascii="Times New Roman" w:hAnsi="Times New Roman" w:eastAsia="Times New Roman" w:cs="Times New Roman"/>
          <w:sz w:val="20"/>
          <w:szCs w:val="20"/>
        </w:rPr>
        <w:t xml:space="preserve">48. </w:t>
      </w:r>
    </w:p>
  </w:footnote>
  <w:footnote w:id="61">
    <w:p w:rsidR="1E1F78E7" w:rsidP="4DC0C379" w:rsidRDefault="1E1F78E7" w14:paraId="0013FA5F" w14:textId="687AE7BC">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Mitchell, </w:t>
      </w:r>
      <w:r w:rsidRPr="57CA6D0B" w:rsidR="57CA6D0B">
        <w:rPr>
          <w:rFonts w:ascii="Times New Roman" w:hAnsi="Times New Roman" w:eastAsia="Times New Roman" w:cs="Times New Roman"/>
          <w:i w:val="1"/>
          <w:iCs w:val="1"/>
          <w:sz w:val="20"/>
          <w:szCs w:val="20"/>
        </w:rPr>
        <w:t xml:space="preserve">The Legacy of Populism in Bolivia: From the MNR to Military Rule, </w:t>
      </w:r>
      <w:r w:rsidRPr="57CA6D0B" w:rsidR="57CA6D0B">
        <w:rPr>
          <w:rFonts w:ascii="Times New Roman" w:hAnsi="Times New Roman" w:eastAsia="Times New Roman" w:cs="Times New Roman"/>
          <w:sz w:val="20"/>
          <w:szCs w:val="20"/>
        </w:rPr>
        <w:t xml:space="preserve">6. </w:t>
      </w:r>
    </w:p>
  </w:footnote>
  <w:footnote w:id="62">
    <w:p w:rsidR="1E1F78E7" w:rsidP="4DC0C379" w:rsidRDefault="1E1F78E7" w14:paraId="7389A9F2" w14:textId="784D6F16">
      <w:pPr>
        <w:pStyle w:val="FootnoteText"/>
        <w:ind w:firstLine="0"/>
        <w:rPr>
          <w:rFonts w:ascii="Calibri" w:hAnsi="Calibri" w:eastAsia="Calibri" w:cs="Calibri"/>
          <w:color w:val="000000" w:themeColor="text1"/>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w:t>
      </w:r>
      <w:r w:rsidRPr="57CA6D0B" w:rsidR="57CA6D0B">
        <w:rPr>
          <w:rFonts w:ascii="Times New Roman" w:hAnsi="Times New Roman" w:eastAsia="Times New Roman" w:cs="Times New Roman"/>
          <w:color w:val="000000" w:themeColor="text1"/>
          <w:sz w:val="20"/>
          <w:szCs w:val="20"/>
        </w:rPr>
        <w:t xml:space="preserve">Becker, </w:t>
      </w:r>
      <w:r w:rsidRPr="57CA6D0B" w:rsidR="57CA6D0B">
        <w:rPr>
          <w:rFonts w:ascii="Times New Roman" w:hAnsi="Times New Roman" w:eastAsia="Times New Roman" w:cs="Times New Roman"/>
          <w:i w:val="1"/>
          <w:iCs w:val="1"/>
          <w:color w:val="000000" w:themeColor="text1"/>
          <w:sz w:val="20"/>
          <w:szCs w:val="20"/>
        </w:rPr>
        <w:t xml:space="preserve">Twentieth-Century Latin American Revolutions, </w:t>
      </w:r>
      <w:r w:rsidRPr="57CA6D0B" w:rsidR="57CA6D0B">
        <w:rPr>
          <w:rFonts w:ascii="Times New Roman" w:hAnsi="Times New Roman" w:eastAsia="Times New Roman" w:cs="Times New Roman"/>
          <w:color w:val="000000" w:themeColor="text1"/>
          <w:sz w:val="20"/>
          <w:szCs w:val="20"/>
        </w:rPr>
        <w:t xml:space="preserve">94. </w:t>
      </w:r>
    </w:p>
  </w:footnote>
  <w:footnote w:id="63">
    <w:p w:rsidR="1E1F78E7" w:rsidP="4DC0C379" w:rsidRDefault="1E1F78E7" w14:paraId="0D9FF671" w14:textId="37AD9EC5">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Young, </w:t>
      </w:r>
      <w:r w:rsidRPr="57CA6D0B" w:rsidR="57CA6D0B">
        <w:rPr>
          <w:rFonts w:ascii="Times New Roman" w:hAnsi="Times New Roman" w:eastAsia="Times New Roman" w:cs="Times New Roman"/>
          <w:i w:val="1"/>
          <w:iCs w:val="1"/>
          <w:sz w:val="20"/>
          <w:szCs w:val="20"/>
        </w:rPr>
        <w:t xml:space="preserve">Blood of the Earth: Resource Nationalism, Revolution, and Empire in Bolivia. First edition, </w:t>
      </w:r>
      <w:r w:rsidRPr="57CA6D0B" w:rsidR="57CA6D0B">
        <w:rPr>
          <w:rFonts w:ascii="Times New Roman" w:hAnsi="Times New Roman" w:eastAsia="Times New Roman" w:cs="Times New Roman"/>
          <w:sz w:val="20"/>
          <w:szCs w:val="20"/>
        </w:rPr>
        <w:t xml:space="preserve">49. </w:t>
      </w:r>
    </w:p>
  </w:footnote>
  <w:footnote w:id="64">
    <w:p w:rsidR="1E1F78E7" w:rsidP="4DC0C379" w:rsidRDefault="1E1F78E7" w14:paraId="0887E518" w14:textId="1F1928F8">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Knudson,</w:t>
      </w:r>
      <w:r w:rsidRPr="57CA6D0B" w:rsidR="57CA6D0B">
        <w:rPr>
          <w:rFonts w:ascii="Times New Roman" w:hAnsi="Times New Roman" w:eastAsia="Times New Roman" w:cs="Times New Roman"/>
          <w:i w:val="1"/>
          <w:iCs w:val="1"/>
          <w:sz w:val="20"/>
          <w:szCs w:val="20"/>
        </w:rPr>
        <w:t xml:space="preserve"> Bolivia, Press and Revolution, 1932-1964,</w:t>
      </w:r>
      <w:r w:rsidRPr="57CA6D0B" w:rsidR="57CA6D0B">
        <w:rPr>
          <w:rFonts w:ascii="Times New Roman" w:hAnsi="Times New Roman" w:eastAsia="Times New Roman" w:cs="Times New Roman"/>
          <w:sz w:val="20"/>
          <w:szCs w:val="20"/>
        </w:rPr>
        <w:t xml:space="preserve"> 101. </w:t>
      </w:r>
    </w:p>
  </w:footnote>
  <w:footnote w:id="67">
    <w:p w:rsidR="1E1F78E7" w:rsidP="57CA6D0B" w:rsidRDefault="1E1F78E7" w14:paraId="7AC170CF" w14:textId="331C4015">
      <w:pPr>
        <w:pStyle w:val="FootnoteText"/>
        <w:ind w:firstLine="0"/>
        <w:rPr>
          <w:i w:val="1"/>
          <w:iCs w:val="1"/>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Blasier, “Studies of Social Revolution: Origins in Mexico, Bolivia, and Cuba,” 43. </w:t>
      </w:r>
    </w:p>
  </w:footnote>
  <w:footnote w:id="68">
    <w:p w:rsidR="1E1F78E7" w:rsidP="57CA6D0B" w:rsidRDefault="1E1F78E7" w14:paraId="7E77F67C" w14:textId="15D6663A">
      <w:pPr>
        <w:pStyle w:val="FootnoteText"/>
        <w:ind w:firstLine="0"/>
        <w:rPr>
          <w:i w:val="1"/>
          <w:iCs w:val="1"/>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Blasier, “Studies of Social Revolution: Origins in Mexico, Bolivia, and Cuba,” 44.</w:t>
      </w:r>
    </w:p>
  </w:footnote>
  <w:footnote w:id="69">
    <w:p w:rsidR="1E1F78E7" w:rsidP="57CA6D0B" w:rsidRDefault="1E1F78E7" w14:paraId="2D362A3E" w14:textId="2D3BCB82">
      <w:pPr>
        <w:pStyle w:val="FootnoteText"/>
        <w:ind w:firstLine="0"/>
        <w:rPr>
          <w:i w:val="1"/>
          <w:iCs w:val="1"/>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Blasier, “Studies of Social Revolution: Origins in Mexico, Bolivia, and Cuba,” 46. </w:t>
      </w:r>
    </w:p>
  </w:footnote>
  <w:footnote w:id="70">
    <w:p w:rsidR="1E1F78E7" w:rsidP="4DC0C379" w:rsidRDefault="1E1F78E7" w14:paraId="2EA8E4B8" w14:textId="7906804F">
      <w:pPr>
        <w:pStyle w:val="FootnoteText"/>
        <w:ind w:firstLine="0"/>
        <w:rPr>
          <w:rFonts w:ascii="Times New Roman" w:hAnsi="Times New Roman" w:eastAsia="Times New Roman" w:cs="Times New Roman"/>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Michael Löwy,</w:t>
      </w:r>
      <w:r w:rsidRPr="57CA6D0B" w:rsidR="57CA6D0B">
        <w:rPr>
          <w:rFonts w:ascii="Times New Roman" w:hAnsi="Times New Roman" w:eastAsia="Times New Roman" w:cs="Times New Roman"/>
          <w:i w:val="1"/>
          <w:iCs w:val="1"/>
          <w:sz w:val="20"/>
          <w:szCs w:val="20"/>
        </w:rPr>
        <w:t xml:space="preserve"> The Marxism of Che Guevara: Philosophy, Economics, Revolutionary Warfare. 2nd ed.</w:t>
      </w:r>
      <w:r w:rsidRPr="57CA6D0B" w:rsidR="57CA6D0B">
        <w:rPr>
          <w:rFonts w:ascii="Times New Roman" w:hAnsi="Times New Roman" w:eastAsia="Times New Roman" w:cs="Times New Roman"/>
          <w:sz w:val="20"/>
          <w:szCs w:val="20"/>
        </w:rPr>
        <w:t xml:space="preserve"> (Lanham: Rowman &amp; Littlefield, 2007), 82. </w:t>
      </w:r>
    </w:p>
  </w:footnote>
  <w:footnote w:id="71">
    <w:p w:rsidR="1E1F78E7" w:rsidP="4DC0C379" w:rsidRDefault="1E1F78E7" w14:paraId="5BD36C41" w14:textId="2DC0A379">
      <w:pPr>
        <w:pStyle w:val="FootnoteText"/>
        <w:ind w:firstLine="0"/>
        <w:rPr>
          <w:rFonts w:ascii="Times New Roman" w:hAnsi="Times New Roman" w:eastAsia="Times New Roman" w:cs="Times New Roman"/>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Che Guevara,</w:t>
      </w:r>
      <w:r w:rsidRPr="57CA6D0B" w:rsidR="57CA6D0B">
        <w:rPr>
          <w:rFonts w:ascii="Times New Roman" w:hAnsi="Times New Roman" w:eastAsia="Times New Roman" w:cs="Times New Roman"/>
          <w:i w:val="1"/>
          <w:iCs w:val="1"/>
          <w:sz w:val="20"/>
          <w:szCs w:val="20"/>
        </w:rPr>
        <w:t xml:space="preserve"> Latin America Diaries: Otra Vez or a Second Look at Latin America, </w:t>
      </w:r>
      <w:r w:rsidRPr="57CA6D0B" w:rsidR="57CA6D0B">
        <w:rPr>
          <w:rFonts w:ascii="Times New Roman" w:hAnsi="Times New Roman" w:eastAsia="Times New Roman" w:cs="Times New Roman"/>
          <w:sz w:val="20"/>
          <w:szCs w:val="20"/>
        </w:rPr>
        <w:t xml:space="preserve">33. </w:t>
      </w:r>
    </w:p>
  </w:footnote>
  <w:footnote w:id="72">
    <w:p w:rsidR="1E1F78E7" w:rsidP="4DC0C379" w:rsidRDefault="1E1F78E7" w14:paraId="7AF09EA9" w14:textId="42771508">
      <w:pPr>
        <w:pStyle w:val="FootnoteText"/>
        <w:ind w:firstLine="0"/>
        <w:rPr>
          <w:rFonts w:ascii="Times New Roman" w:hAnsi="Times New Roman" w:eastAsia="Times New Roman" w:cs="Times New Roman"/>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Che Guevara,</w:t>
      </w:r>
      <w:r w:rsidRPr="57CA6D0B" w:rsidR="57CA6D0B">
        <w:rPr>
          <w:rFonts w:ascii="Times New Roman" w:hAnsi="Times New Roman" w:eastAsia="Times New Roman" w:cs="Times New Roman"/>
          <w:i w:val="1"/>
          <w:iCs w:val="1"/>
          <w:sz w:val="20"/>
          <w:szCs w:val="20"/>
        </w:rPr>
        <w:t xml:space="preserve"> Latin America Diaries: Otra Vez or a Second Look at Latin America, </w:t>
      </w:r>
      <w:r w:rsidRPr="57CA6D0B" w:rsidR="57CA6D0B">
        <w:rPr>
          <w:rFonts w:ascii="Times New Roman" w:hAnsi="Times New Roman" w:eastAsia="Times New Roman" w:cs="Times New Roman"/>
          <w:sz w:val="20"/>
          <w:szCs w:val="20"/>
        </w:rPr>
        <w:t xml:space="preserve">34. </w:t>
      </w:r>
    </w:p>
  </w:footnote>
  <w:footnote w:id="73">
    <w:p w:rsidR="1E1F78E7" w:rsidP="4DC0C379" w:rsidRDefault="1E1F78E7" w14:paraId="0A8B9800" w14:textId="3133BFAA">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Che Guevara, </w:t>
      </w:r>
      <w:r w:rsidRPr="57CA6D0B" w:rsidR="57CA6D0B">
        <w:rPr>
          <w:rFonts w:ascii="Times New Roman" w:hAnsi="Times New Roman" w:eastAsia="Times New Roman" w:cs="Times New Roman"/>
          <w:i w:val="1"/>
          <w:iCs w:val="1"/>
          <w:sz w:val="20"/>
          <w:szCs w:val="20"/>
        </w:rPr>
        <w:t xml:space="preserve">The Bolivian Diary </w:t>
      </w:r>
      <w:r w:rsidRPr="57CA6D0B" w:rsidR="57CA6D0B">
        <w:rPr>
          <w:rFonts w:ascii="Times New Roman" w:hAnsi="Times New Roman" w:eastAsia="Times New Roman" w:cs="Times New Roman"/>
          <w:sz w:val="20"/>
          <w:szCs w:val="20"/>
        </w:rPr>
        <w:t xml:space="preserve">(Ocean Press, 2005), 60. </w:t>
      </w:r>
    </w:p>
  </w:footnote>
  <w:footnote w:id="74">
    <w:p w:rsidR="1E1F78E7" w:rsidP="4DC0C379" w:rsidRDefault="1E1F78E7" w14:paraId="38054956" w14:textId="5F2782AA">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Guevara, </w:t>
      </w:r>
      <w:r w:rsidRPr="57CA6D0B" w:rsidR="57CA6D0B">
        <w:rPr>
          <w:rFonts w:ascii="Times New Roman" w:hAnsi="Times New Roman" w:eastAsia="Times New Roman" w:cs="Times New Roman"/>
          <w:i w:val="1"/>
          <w:iCs w:val="1"/>
          <w:sz w:val="20"/>
          <w:szCs w:val="20"/>
        </w:rPr>
        <w:t xml:space="preserve">The Bolivian Diary, </w:t>
      </w:r>
      <w:r w:rsidRPr="57CA6D0B" w:rsidR="57CA6D0B">
        <w:rPr>
          <w:rFonts w:ascii="Times New Roman" w:hAnsi="Times New Roman" w:eastAsia="Times New Roman" w:cs="Times New Roman"/>
          <w:sz w:val="20"/>
          <w:szCs w:val="20"/>
        </w:rPr>
        <w:t>143-144.</w:t>
      </w:r>
    </w:p>
  </w:footnote>
  <w:footnote w:id="75">
    <w:p w:rsidR="1E1F78E7" w:rsidP="4DC0C379" w:rsidRDefault="1E1F78E7" w14:paraId="6FA4CD11" w14:textId="6AB382A9">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Guevara, </w:t>
      </w:r>
      <w:r w:rsidRPr="57CA6D0B" w:rsidR="57CA6D0B">
        <w:rPr>
          <w:rFonts w:ascii="Times New Roman" w:hAnsi="Times New Roman" w:eastAsia="Times New Roman" w:cs="Times New Roman"/>
          <w:i w:val="1"/>
          <w:iCs w:val="1"/>
          <w:sz w:val="20"/>
          <w:szCs w:val="20"/>
        </w:rPr>
        <w:t xml:space="preserve">The Bolivian Diary, </w:t>
      </w:r>
      <w:r w:rsidRPr="57CA6D0B" w:rsidR="57CA6D0B">
        <w:rPr>
          <w:rFonts w:ascii="Times New Roman" w:hAnsi="Times New Roman" w:eastAsia="Times New Roman" w:cs="Times New Roman"/>
          <w:sz w:val="20"/>
          <w:szCs w:val="20"/>
        </w:rPr>
        <w:t xml:space="preserve">182-183. </w:t>
      </w:r>
    </w:p>
  </w:footnote>
  <w:footnote w:id="76">
    <w:p w:rsidR="1E1F78E7" w:rsidP="4DC0C379" w:rsidRDefault="1E1F78E7" w14:paraId="41B944C3" w14:textId="2B214516">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Kohl,</w:t>
      </w:r>
      <w:r w:rsidRPr="57CA6D0B" w:rsidR="57CA6D0B">
        <w:rPr>
          <w:rFonts w:ascii="Times New Roman" w:hAnsi="Times New Roman" w:eastAsia="Times New Roman" w:cs="Times New Roman"/>
          <w:i w:val="1"/>
          <w:iCs w:val="1"/>
          <w:sz w:val="20"/>
          <w:szCs w:val="20"/>
        </w:rPr>
        <w:t xml:space="preserve"> From the Mines to the Streets: A Bolivian Activist’s Life, </w:t>
      </w:r>
      <w:r w:rsidRPr="57CA6D0B" w:rsidR="57CA6D0B">
        <w:rPr>
          <w:rFonts w:ascii="Times New Roman" w:hAnsi="Times New Roman" w:eastAsia="Times New Roman" w:cs="Times New Roman"/>
          <w:sz w:val="20"/>
          <w:szCs w:val="20"/>
        </w:rPr>
        <w:t xml:space="preserve">13. </w:t>
      </w:r>
    </w:p>
  </w:footnote>
  <w:footnote w:id="78">
    <w:p w:rsidR="1E1F78E7" w:rsidP="57CA6D0B" w:rsidRDefault="1E1F78E7" w14:paraId="63CC927D" w14:textId="3417E810">
      <w:pPr>
        <w:pStyle w:val="FootnoteText"/>
        <w:ind w:firstLine="0"/>
        <w:rPr>
          <w:i w:val="1"/>
          <w:iCs w:val="1"/>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Blasier, “Studies of Social Revolution: Origins in Mexico, Bolivia, and Cuba,” 41. </w:t>
      </w:r>
    </w:p>
  </w:footnote>
  <w:footnote w:id="79">
    <w:p w:rsidR="1E1F78E7" w:rsidP="57CA6D0B" w:rsidRDefault="1E1F78E7" w14:paraId="106894CE" w14:textId="25278E5A">
      <w:pPr>
        <w:pStyle w:val="FootnoteText"/>
        <w:ind w:firstLine="0"/>
        <w:rPr>
          <w:i w:val="1"/>
          <w:iCs w:val="1"/>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Blasier, “Studies of Social Revolution: Origins in Mexico, Bolivia, and Cuba,” 43. </w:t>
      </w:r>
    </w:p>
  </w:footnote>
  <w:footnote w:id="80">
    <w:p w:rsidR="1E1F78E7" w:rsidP="4DC0C379" w:rsidRDefault="1E1F78E7" w14:paraId="2F1C4AF4" w14:textId="5A72FBC6">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Guevara, </w:t>
      </w:r>
      <w:r w:rsidRPr="57CA6D0B" w:rsidR="57CA6D0B">
        <w:rPr>
          <w:rFonts w:ascii="Times New Roman" w:hAnsi="Times New Roman" w:eastAsia="Times New Roman" w:cs="Times New Roman"/>
          <w:i w:val="1"/>
          <w:iCs w:val="1"/>
          <w:sz w:val="20"/>
          <w:szCs w:val="20"/>
        </w:rPr>
        <w:t xml:space="preserve">The Bolivian Diary, </w:t>
      </w:r>
      <w:r w:rsidRPr="57CA6D0B" w:rsidR="57CA6D0B">
        <w:rPr>
          <w:rFonts w:ascii="Times New Roman" w:hAnsi="Times New Roman" w:eastAsia="Times New Roman" w:cs="Times New Roman"/>
          <w:sz w:val="20"/>
          <w:szCs w:val="20"/>
        </w:rPr>
        <w:t xml:space="preserve">144. </w:t>
      </w:r>
    </w:p>
  </w:footnote>
  <w:footnote w:id="81">
    <w:p w:rsidR="1E1F78E7" w:rsidP="4DC0C379" w:rsidRDefault="1E1F78E7" w14:paraId="3433C897" w14:textId="6E5022E1">
      <w:pPr>
        <w:pStyle w:val="FootnoteText"/>
        <w:ind w:firstLine="0"/>
        <w:rPr>
          <w:rFonts w:ascii="Times New Roman" w:hAnsi="Times New Roman" w:eastAsia="Times New Roman" w:cs="Times New Roman"/>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Ernesto Guevara, </w:t>
      </w:r>
      <w:r w:rsidRPr="57CA6D0B" w:rsidR="57CA6D0B">
        <w:rPr>
          <w:rFonts w:ascii="Times New Roman" w:hAnsi="Times New Roman" w:eastAsia="Times New Roman" w:cs="Times New Roman"/>
          <w:i w:val="1"/>
          <w:iCs w:val="1"/>
          <w:sz w:val="20"/>
          <w:szCs w:val="20"/>
        </w:rPr>
        <w:t>Guerrilla Warfare</w:t>
      </w:r>
      <w:r w:rsidRPr="57CA6D0B" w:rsidR="57CA6D0B">
        <w:rPr>
          <w:rFonts w:ascii="Times New Roman" w:hAnsi="Times New Roman" w:eastAsia="Times New Roman" w:cs="Times New Roman"/>
          <w:sz w:val="20"/>
          <w:szCs w:val="20"/>
        </w:rPr>
        <w:t>, 3.</w:t>
      </w:r>
    </w:p>
  </w:footnote>
  <w:footnote w:id="82">
    <w:p w:rsidR="1E1F78E7" w:rsidP="4DC0C379" w:rsidRDefault="1E1F78E7" w14:paraId="013C5644" w14:textId="19C950CB">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Guevara, </w:t>
      </w:r>
      <w:r w:rsidRPr="57CA6D0B" w:rsidR="57CA6D0B">
        <w:rPr>
          <w:rFonts w:ascii="Times New Roman" w:hAnsi="Times New Roman" w:eastAsia="Times New Roman" w:cs="Times New Roman"/>
          <w:i w:val="1"/>
          <w:iCs w:val="1"/>
          <w:sz w:val="20"/>
          <w:szCs w:val="20"/>
        </w:rPr>
        <w:t xml:space="preserve">The Bolivian Diary, </w:t>
      </w:r>
      <w:r w:rsidRPr="57CA6D0B" w:rsidR="57CA6D0B">
        <w:rPr>
          <w:rFonts w:ascii="Times New Roman" w:hAnsi="Times New Roman" w:eastAsia="Times New Roman" w:cs="Times New Roman"/>
          <w:sz w:val="20"/>
          <w:szCs w:val="20"/>
        </w:rPr>
        <w:t xml:space="preserve">83. </w:t>
      </w:r>
    </w:p>
  </w:footnote>
  <w:footnote w:id="83">
    <w:p w:rsidR="1E1F78E7" w:rsidP="4DC0C379" w:rsidRDefault="1E1F78E7" w14:paraId="3F00340C" w14:textId="2E991273">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Guevara, </w:t>
      </w:r>
      <w:r w:rsidRPr="57CA6D0B" w:rsidR="57CA6D0B">
        <w:rPr>
          <w:rFonts w:ascii="Times New Roman" w:hAnsi="Times New Roman" w:eastAsia="Times New Roman" w:cs="Times New Roman"/>
          <w:i w:val="1"/>
          <w:iCs w:val="1"/>
          <w:sz w:val="20"/>
          <w:szCs w:val="20"/>
        </w:rPr>
        <w:t xml:space="preserve">The Bolivian Diary, </w:t>
      </w:r>
      <w:r w:rsidRPr="57CA6D0B" w:rsidR="57CA6D0B">
        <w:rPr>
          <w:rFonts w:ascii="Times New Roman" w:hAnsi="Times New Roman" w:eastAsia="Times New Roman" w:cs="Times New Roman"/>
          <w:sz w:val="20"/>
          <w:szCs w:val="20"/>
        </w:rPr>
        <w:t xml:space="preserve">143. </w:t>
      </w:r>
    </w:p>
  </w:footnote>
  <w:footnote w:id="84">
    <w:p w:rsidR="1E1F78E7" w:rsidP="4DC0C379" w:rsidRDefault="1E1F78E7" w14:paraId="61174E0C" w14:textId="44EDD574">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Guevara, </w:t>
      </w:r>
      <w:r w:rsidRPr="57CA6D0B" w:rsidR="57CA6D0B">
        <w:rPr>
          <w:rFonts w:ascii="Times New Roman" w:hAnsi="Times New Roman" w:eastAsia="Times New Roman" w:cs="Times New Roman"/>
          <w:i w:val="1"/>
          <w:iCs w:val="1"/>
          <w:sz w:val="20"/>
          <w:szCs w:val="20"/>
        </w:rPr>
        <w:t xml:space="preserve">The Bolivian Diary, </w:t>
      </w:r>
      <w:r w:rsidRPr="57CA6D0B" w:rsidR="57CA6D0B">
        <w:rPr>
          <w:rFonts w:ascii="Times New Roman" w:hAnsi="Times New Roman" w:eastAsia="Times New Roman" w:cs="Times New Roman"/>
          <w:sz w:val="20"/>
          <w:szCs w:val="20"/>
        </w:rPr>
        <w:t xml:space="preserve">248. </w:t>
      </w:r>
    </w:p>
  </w:footnote>
  <w:footnote w:id="85">
    <w:p w:rsidR="1E1F78E7" w:rsidP="4DC0C379" w:rsidRDefault="1E1F78E7" w14:paraId="4C621167" w14:textId="1CE8C3D0">
      <w:pPr>
        <w:pStyle w:val="FootnoteText"/>
        <w:ind w:firstLine="0"/>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Ernesto Guevara, Guerrilla</w:t>
      </w:r>
      <w:r w:rsidRPr="57CA6D0B" w:rsidR="57CA6D0B">
        <w:rPr>
          <w:rFonts w:ascii="Times New Roman" w:hAnsi="Times New Roman" w:eastAsia="Times New Roman" w:cs="Times New Roman"/>
          <w:i w:val="1"/>
          <w:iCs w:val="1"/>
          <w:sz w:val="20"/>
          <w:szCs w:val="20"/>
        </w:rPr>
        <w:t xml:space="preserve"> Warfare, </w:t>
      </w:r>
      <w:r w:rsidRPr="57CA6D0B" w:rsidR="57CA6D0B">
        <w:rPr>
          <w:rFonts w:ascii="Times New Roman" w:hAnsi="Times New Roman" w:eastAsia="Times New Roman" w:cs="Times New Roman"/>
          <w:sz w:val="20"/>
          <w:szCs w:val="20"/>
        </w:rPr>
        <w:t xml:space="preserve">3. </w:t>
      </w:r>
    </w:p>
  </w:footnote>
  <w:footnote w:id="86">
    <w:p w:rsidR="1E1F78E7" w:rsidP="4DC0C379" w:rsidRDefault="1E1F78E7" w14:paraId="327A4866" w14:textId="5BF66833">
      <w:pPr>
        <w:pStyle w:val="FootnoteText"/>
        <w:ind w:firstLine="0"/>
        <w:rPr>
          <w:rFonts w:ascii="Times New Roman" w:hAnsi="Times New Roman" w:eastAsia="Times New Roman" w:cs="Times New Roman"/>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Löwy,</w:t>
      </w:r>
      <w:r w:rsidRPr="57CA6D0B" w:rsidR="57CA6D0B">
        <w:rPr>
          <w:rFonts w:ascii="Times New Roman" w:hAnsi="Times New Roman" w:eastAsia="Times New Roman" w:cs="Times New Roman"/>
          <w:i w:val="1"/>
          <w:iCs w:val="1"/>
          <w:sz w:val="20"/>
          <w:szCs w:val="20"/>
        </w:rPr>
        <w:t xml:space="preserve"> The Marxism of Che Guevara: Philosophy, Economics, Revolutionary Warfare. 2nd ed, </w:t>
      </w:r>
      <w:r w:rsidRPr="57CA6D0B" w:rsidR="57CA6D0B">
        <w:rPr>
          <w:rFonts w:ascii="Times New Roman" w:hAnsi="Times New Roman" w:eastAsia="Times New Roman" w:cs="Times New Roman"/>
          <w:sz w:val="20"/>
          <w:szCs w:val="20"/>
        </w:rPr>
        <w:t xml:space="preserve">82. </w:t>
      </w:r>
    </w:p>
  </w:footnote>
  <w:footnote w:id="7149">
    <w:p w:rsidR="4DC0C379" w:rsidP="4DC0C379" w:rsidRDefault="4DC0C379" w14:paraId="32F73C10" w14:textId="01410336">
      <w:pPr>
        <w:pStyle w:val="FootnoteText"/>
        <w:bidi w:val="0"/>
        <w:ind w:firstLine="0"/>
        <w:rPr>
          <w:noProof w:val="0"/>
          <w:lang w:val="en-US"/>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w:t>
      </w:r>
      <w:r w:rsidRPr="57CA6D0B" w:rsidR="57CA6D0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Löwy</w:t>
      </w:r>
      <w:r w:rsidRPr="57CA6D0B" w:rsidR="57CA6D0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57CA6D0B" w:rsidR="57CA6D0B">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The Marxism of Che Guevara: Philosophy, Economics, Revolutionary Warfare. 2nd ed,</w:t>
      </w:r>
      <w:r w:rsidRPr="57CA6D0B" w:rsidR="57CA6D0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17.</w:t>
      </w:r>
    </w:p>
  </w:footnote>
  <w:footnote w:id="16614">
    <w:p w:rsidR="4DC0C379" w:rsidP="4DC0C379" w:rsidRDefault="4DC0C379" w14:paraId="0B3089B5" w14:textId="2B130475">
      <w:pPr>
        <w:pStyle w:val="FootnoteText"/>
        <w:bidi w:val="0"/>
        <w:spacing w:after="0" w:line="240" w:lineRule="auto"/>
        <w:ind w:firstLine="0"/>
        <w:rPr>
          <w:noProof w:val="0"/>
          <w:lang w:val="en-US"/>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w:t>
      </w:r>
      <w:r w:rsidRPr="57CA6D0B" w:rsidR="57CA6D0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Llorente, </w:t>
      </w:r>
      <w:r w:rsidRPr="57CA6D0B" w:rsidR="57CA6D0B">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The Political Theory of Che Guevara,</w:t>
      </w:r>
      <w:r w:rsidRPr="57CA6D0B" w:rsidR="57CA6D0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9.</w:t>
      </w:r>
    </w:p>
  </w:footnote>
  <w:footnote w:id="19450">
    <w:p w:rsidR="4DC0C379" w:rsidP="4DC0C379" w:rsidRDefault="4DC0C379" w14:paraId="0F7DEF09" w14:textId="54D1F621">
      <w:pPr>
        <w:pStyle w:val="FootnoteText"/>
        <w:bidi w:val="0"/>
        <w:spacing w:after="0" w:line="240" w:lineRule="auto"/>
        <w:ind w:firstLine="0"/>
        <w:rPr>
          <w:noProof w:val="0"/>
          <w:lang w:val="en-US"/>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w:t>
      </w:r>
      <w:r w:rsidRPr="57CA6D0B" w:rsidR="57CA6D0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Translated by Content Engine, L. L. C. </w:t>
      </w:r>
      <w:r w:rsidRPr="57CA6D0B" w:rsidR="57CA6D0B">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Every Time a just Cause Triumphs, Che Guevara's Ideology is Reborn,</w:t>
      </w:r>
      <w:r w:rsidRPr="57CA6D0B" w:rsidR="57CA6D0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(CE </w:t>
      </w:r>
      <w:r w:rsidRPr="57CA6D0B" w:rsidR="57CA6D0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Noticias</w:t>
      </w:r>
      <w:r w:rsidRPr="57CA6D0B" w:rsidR="57CA6D0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57CA6D0B" w:rsidR="57CA6D0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Financieras</w:t>
      </w:r>
      <w:r w:rsidRPr="57CA6D0B" w:rsidR="57CA6D0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Oct 08, 2022.)</w:t>
      </w:r>
    </w:p>
  </w:footnote>
  <w:footnote w:id="32263">
    <w:p w:rsidR="4DC0C379" w:rsidP="4DC0C379" w:rsidRDefault="4DC0C379" w14:paraId="1A3E01A5" w14:textId="133175A4">
      <w:pPr>
        <w:pStyle w:val="FootnoteText"/>
        <w:bidi w:val="0"/>
        <w:ind w:firstLine="0"/>
        <w:rPr>
          <w:noProof w:val="0"/>
          <w:lang w:val="en-US"/>
        </w:rPr>
      </w:pPr>
      <w:r w:rsidRPr="57CA6D0B">
        <w:rPr>
          <w:rStyle w:val="FootnoteReference"/>
          <w:rFonts w:ascii="Times New Roman" w:hAnsi="Times New Roman" w:eastAsia="Times New Roman" w:cs="Times New Roman"/>
          <w:sz w:val="20"/>
          <w:szCs w:val="20"/>
        </w:rPr>
        <w:footnoteRef/>
      </w:r>
      <w:r w:rsidRPr="57CA6D0B" w:rsidR="57CA6D0B">
        <w:rPr>
          <w:rFonts w:ascii="Times New Roman" w:hAnsi="Times New Roman" w:eastAsia="Times New Roman" w:cs="Times New Roman"/>
          <w:sz w:val="20"/>
          <w:szCs w:val="20"/>
        </w:rPr>
        <w:t xml:space="preserve"> </w:t>
      </w:r>
      <w:r w:rsidRPr="57CA6D0B" w:rsidR="57CA6D0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Ryan, </w:t>
      </w:r>
      <w:r w:rsidRPr="57CA6D0B" w:rsidR="57CA6D0B">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The Fall of Che Guevara: A Story of Soldiers, Spies, and Diplomats,</w:t>
      </w:r>
      <w:r w:rsidRPr="57CA6D0B" w:rsidR="57CA6D0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162.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240" w:type="dxa"/>
      <w:tblLayout w:type="fixed"/>
      <w:tblLook w:val="06A0" w:firstRow="1" w:lastRow="0" w:firstColumn="1" w:lastColumn="0" w:noHBand="1" w:noVBand="1"/>
    </w:tblPr>
    <w:tblGrid>
      <w:gridCol w:w="3120"/>
      <w:gridCol w:w="3120"/>
    </w:tblGrid>
    <w:tr w:rsidR="701DB9EF" w:rsidTr="5C367E8B" w14:paraId="37A57DFE" w14:textId="77777777">
      <w:trPr>
        <w:trHeight w:val="300"/>
      </w:trPr>
      <w:tc>
        <w:tcPr>
          <w:tcW w:w="3120" w:type="dxa"/>
        </w:tcPr>
        <w:p w:rsidR="701DB9EF" w:rsidP="701DB9EF" w:rsidRDefault="701DB9EF" w14:paraId="6E36BAB7" w14:textId="2C31C23D">
          <w:pPr>
            <w:pStyle w:val="Header"/>
            <w:jc w:val="center"/>
          </w:pPr>
        </w:p>
      </w:tc>
      <w:tc>
        <w:tcPr>
          <w:tcW w:w="3120" w:type="dxa"/>
        </w:tcPr>
        <w:p w:rsidR="701DB9EF" w:rsidP="701DB9EF" w:rsidRDefault="701DB9EF" w14:paraId="325EE27D" w14:textId="6756F9F2">
          <w:pPr>
            <w:pStyle w:val="Header"/>
            <w:ind w:right="-115"/>
            <w:jc w:val="right"/>
          </w:pPr>
        </w:p>
      </w:tc>
    </w:tr>
  </w:tbl>
  <w:p w:rsidR="701DB9EF" w:rsidP="701DB9EF" w:rsidRDefault="701DB9EF" w14:paraId="13BE52F0" w14:textId="7AC42FEE">
    <w:pPr>
      <w:pStyle w:val="Header"/>
    </w:pPr>
  </w:p>
</w:hdr>
</file>

<file path=word/intelligence2.xml><?xml version="1.0" encoding="utf-8"?>
<int2:intelligence xmlns:int2="http://schemas.microsoft.com/office/intelligence/2020/intelligence" xmlns:oel="http://schemas.microsoft.com/office/2019/extlst">
  <int2:observations>
    <int2:textHash int2:hashCode="8dffmJVsjSKLOm" int2:id="lF65NGTb">
      <int2:state int2:type="LegacyProofing" int2:value="Rejected"/>
    </int2:textHash>
    <int2:bookmark int2:bookmarkName="_Int_Hj7XOXPQ" int2:invalidationBookmarkName="" int2:hashCode="xp5geOZUxKGnL5" int2:id="EfZgIZML">
      <int2:state int2:type="AugLoop_Text_Critique" int2:value="Rejected"/>
    </int2:bookmark>
    <int2:bookmark int2:bookmarkName="_Int_I3HGO44X" int2:invalidationBookmarkName="" int2:hashCode="LDF80HNdkEbXZ1" int2:id="CatrWUCH">
      <int2:state int2:type="AugLoop_Text_Critique" int2:value="Rejected"/>
    </int2:bookmark>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dison Sousa">
    <w15:presenceInfo w15:providerId="AD" w15:userId="S::msousa1@jh.edu::c23eaaba-a2bd-411b-85fa-9e11646812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F99453"/>
    <w:rsid w:val="00007764"/>
    <w:rsid w:val="00017479"/>
    <w:rsid w:val="000340F4"/>
    <w:rsid w:val="0004395D"/>
    <w:rsid w:val="0005126F"/>
    <w:rsid w:val="00073795"/>
    <w:rsid w:val="00074293"/>
    <w:rsid w:val="00082F97"/>
    <w:rsid w:val="000920EF"/>
    <w:rsid w:val="00094C87"/>
    <w:rsid w:val="0009745E"/>
    <w:rsid w:val="000B1BA7"/>
    <w:rsid w:val="000B3882"/>
    <w:rsid w:val="000D40D4"/>
    <w:rsid w:val="000E7A53"/>
    <w:rsid w:val="001276AB"/>
    <w:rsid w:val="00130CE8"/>
    <w:rsid w:val="00133CFE"/>
    <w:rsid w:val="0013514F"/>
    <w:rsid w:val="001553E3"/>
    <w:rsid w:val="00165181"/>
    <w:rsid w:val="00176FE1"/>
    <w:rsid w:val="001C4258"/>
    <w:rsid w:val="001D24C6"/>
    <w:rsid w:val="001D34EE"/>
    <w:rsid w:val="001D7103"/>
    <w:rsid w:val="001E71B2"/>
    <w:rsid w:val="002030CB"/>
    <w:rsid w:val="00205EDD"/>
    <w:rsid w:val="002221DD"/>
    <w:rsid w:val="0022334E"/>
    <w:rsid w:val="00224C0D"/>
    <w:rsid w:val="002257D8"/>
    <w:rsid w:val="00234BD0"/>
    <w:rsid w:val="002464C0"/>
    <w:rsid w:val="0025392C"/>
    <w:rsid w:val="00255EC2"/>
    <w:rsid w:val="002746DE"/>
    <w:rsid w:val="002846F5"/>
    <w:rsid w:val="002A2E87"/>
    <w:rsid w:val="002A4BAD"/>
    <w:rsid w:val="002B0602"/>
    <w:rsid w:val="002B7DE6"/>
    <w:rsid w:val="002D56B9"/>
    <w:rsid w:val="002E2978"/>
    <w:rsid w:val="002F4691"/>
    <w:rsid w:val="003007F1"/>
    <w:rsid w:val="00314010"/>
    <w:rsid w:val="00321291"/>
    <w:rsid w:val="003219F3"/>
    <w:rsid w:val="00321C1C"/>
    <w:rsid w:val="00341E4D"/>
    <w:rsid w:val="00346FC2"/>
    <w:rsid w:val="00351E6A"/>
    <w:rsid w:val="00370D8B"/>
    <w:rsid w:val="00371E6A"/>
    <w:rsid w:val="0037353C"/>
    <w:rsid w:val="00375E1E"/>
    <w:rsid w:val="00382C7E"/>
    <w:rsid w:val="0038581C"/>
    <w:rsid w:val="00396A2F"/>
    <w:rsid w:val="003A54E2"/>
    <w:rsid w:val="003A7E75"/>
    <w:rsid w:val="003BB002"/>
    <w:rsid w:val="003C2BF6"/>
    <w:rsid w:val="003E7F19"/>
    <w:rsid w:val="003F4A00"/>
    <w:rsid w:val="0041380D"/>
    <w:rsid w:val="00430CDF"/>
    <w:rsid w:val="004325BD"/>
    <w:rsid w:val="00432E99"/>
    <w:rsid w:val="00452427"/>
    <w:rsid w:val="0046614C"/>
    <w:rsid w:val="0048685F"/>
    <w:rsid w:val="00491EEB"/>
    <w:rsid w:val="00494F6B"/>
    <w:rsid w:val="004B07BA"/>
    <w:rsid w:val="004B1D0B"/>
    <w:rsid w:val="004B27A3"/>
    <w:rsid w:val="004B6D40"/>
    <w:rsid w:val="004C2E0D"/>
    <w:rsid w:val="004D041C"/>
    <w:rsid w:val="004D0720"/>
    <w:rsid w:val="004D0AAB"/>
    <w:rsid w:val="004E6FA9"/>
    <w:rsid w:val="004F39BB"/>
    <w:rsid w:val="005117FC"/>
    <w:rsid w:val="00516493"/>
    <w:rsid w:val="00523102"/>
    <w:rsid w:val="00537288"/>
    <w:rsid w:val="00554EC3"/>
    <w:rsid w:val="0055672D"/>
    <w:rsid w:val="00561585"/>
    <w:rsid w:val="00561C18"/>
    <w:rsid w:val="005661FA"/>
    <w:rsid w:val="0057692A"/>
    <w:rsid w:val="00580FF6"/>
    <w:rsid w:val="00583128"/>
    <w:rsid w:val="00584707"/>
    <w:rsid w:val="00585743"/>
    <w:rsid w:val="005975F1"/>
    <w:rsid w:val="005A77CA"/>
    <w:rsid w:val="005B4559"/>
    <w:rsid w:val="005B653F"/>
    <w:rsid w:val="005D1FA7"/>
    <w:rsid w:val="00604775"/>
    <w:rsid w:val="00610312"/>
    <w:rsid w:val="00610BF5"/>
    <w:rsid w:val="00621EB1"/>
    <w:rsid w:val="00637AD1"/>
    <w:rsid w:val="006467D9"/>
    <w:rsid w:val="00647315"/>
    <w:rsid w:val="0065F754"/>
    <w:rsid w:val="00665417"/>
    <w:rsid w:val="0066563D"/>
    <w:rsid w:val="006928B3"/>
    <w:rsid w:val="00692E72"/>
    <w:rsid w:val="0069445F"/>
    <w:rsid w:val="006A0391"/>
    <w:rsid w:val="006B14A9"/>
    <w:rsid w:val="006B26A7"/>
    <w:rsid w:val="006C6CD3"/>
    <w:rsid w:val="006D4C49"/>
    <w:rsid w:val="006E4393"/>
    <w:rsid w:val="006E67B1"/>
    <w:rsid w:val="006F43E1"/>
    <w:rsid w:val="00703CA1"/>
    <w:rsid w:val="00713845"/>
    <w:rsid w:val="00715411"/>
    <w:rsid w:val="007258C6"/>
    <w:rsid w:val="007335F8"/>
    <w:rsid w:val="00747D65"/>
    <w:rsid w:val="00750D65"/>
    <w:rsid w:val="00774D63"/>
    <w:rsid w:val="00786E71"/>
    <w:rsid w:val="0078755D"/>
    <w:rsid w:val="007921AA"/>
    <w:rsid w:val="007933E8"/>
    <w:rsid w:val="0079615F"/>
    <w:rsid w:val="007B4E9C"/>
    <w:rsid w:val="007B5E98"/>
    <w:rsid w:val="007C225B"/>
    <w:rsid w:val="007D2CDA"/>
    <w:rsid w:val="007D4487"/>
    <w:rsid w:val="007F7933"/>
    <w:rsid w:val="00800BEC"/>
    <w:rsid w:val="00822D85"/>
    <w:rsid w:val="00825319"/>
    <w:rsid w:val="00832BA7"/>
    <w:rsid w:val="0084300C"/>
    <w:rsid w:val="008461CD"/>
    <w:rsid w:val="008508EB"/>
    <w:rsid w:val="00853B5F"/>
    <w:rsid w:val="00860D79"/>
    <w:rsid w:val="008717C1"/>
    <w:rsid w:val="008747C0"/>
    <w:rsid w:val="008A139C"/>
    <w:rsid w:val="008A1D56"/>
    <w:rsid w:val="008A3ACC"/>
    <w:rsid w:val="008B4B2A"/>
    <w:rsid w:val="008B74B7"/>
    <w:rsid w:val="008C211C"/>
    <w:rsid w:val="008C47DE"/>
    <w:rsid w:val="008C714C"/>
    <w:rsid w:val="008E0311"/>
    <w:rsid w:val="008E3223"/>
    <w:rsid w:val="008F4484"/>
    <w:rsid w:val="009012F3"/>
    <w:rsid w:val="00901E21"/>
    <w:rsid w:val="00903727"/>
    <w:rsid w:val="00933E2C"/>
    <w:rsid w:val="00943581"/>
    <w:rsid w:val="00943BDA"/>
    <w:rsid w:val="00964AA7"/>
    <w:rsid w:val="009710F6"/>
    <w:rsid w:val="00974FE4"/>
    <w:rsid w:val="00984749"/>
    <w:rsid w:val="009A2899"/>
    <w:rsid w:val="009B6FFD"/>
    <w:rsid w:val="009C32D5"/>
    <w:rsid w:val="009C32E1"/>
    <w:rsid w:val="009C7E57"/>
    <w:rsid w:val="009D16F5"/>
    <w:rsid w:val="009D6D4D"/>
    <w:rsid w:val="009E41AE"/>
    <w:rsid w:val="009F7CCD"/>
    <w:rsid w:val="00A11C48"/>
    <w:rsid w:val="00A22DC5"/>
    <w:rsid w:val="00A41EF0"/>
    <w:rsid w:val="00A53340"/>
    <w:rsid w:val="00A6735D"/>
    <w:rsid w:val="00A742B2"/>
    <w:rsid w:val="00A76D80"/>
    <w:rsid w:val="00A86717"/>
    <w:rsid w:val="00A87BF4"/>
    <w:rsid w:val="00A9358F"/>
    <w:rsid w:val="00A949F3"/>
    <w:rsid w:val="00AA15AA"/>
    <w:rsid w:val="00AB2F22"/>
    <w:rsid w:val="00AC491D"/>
    <w:rsid w:val="00AD2745"/>
    <w:rsid w:val="00AF2566"/>
    <w:rsid w:val="00B009CC"/>
    <w:rsid w:val="00B0796A"/>
    <w:rsid w:val="00B07AD9"/>
    <w:rsid w:val="00B103F8"/>
    <w:rsid w:val="00B20CB9"/>
    <w:rsid w:val="00B318AC"/>
    <w:rsid w:val="00B4250C"/>
    <w:rsid w:val="00B631F5"/>
    <w:rsid w:val="00B81551"/>
    <w:rsid w:val="00B838EE"/>
    <w:rsid w:val="00B9756B"/>
    <w:rsid w:val="00BA1615"/>
    <w:rsid w:val="00BA1B53"/>
    <w:rsid w:val="00BA2E0B"/>
    <w:rsid w:val="00BA5A30"/>
    <w:rsid w:val="00BB4ABB"/>
    <w:rsid w:val="00BB522D"/>
    <w:rsid w:val="00BC614E"/>
    <w:rsid w:val="00BC617B"/>
    <w:rsid w:val="00BC7F15"/>
    <w:rsid w:val="00BD2398"/>
    <w:rsid w:val="00BD5D51"/>
    <w:rsid w:val="00BF7879"/>
    <w:rsid w:val="00C43BF5"/>
    <w:rsid w:val="00C52388"/>
    <w:rsid w:val="00C55590"/>
    <w:rsid w:val="00C6458D"/>
    <w:rsid w:val="00C72DED"/>
    <w:rsid w:val="00C8069F"/>
    <w:rsid w:val="00C84FE8"/>
    <w:rsid w:val="00CA577E"/>
    <w:rsid w:val="00CB4194"/>
    <w:rsid w:val="00CD174B"/>
    <w:rsid w:val="00CE6E3E"/>
    <w:rsid w:val="00CF1FB4"/>
    <w:rsid w:val="00CF3EFF"/>
    <w:rsid w:val="00CF7227"/>
    <w:rsid w:val="00D15684"/>
    <w:rsid w:val="00D165FF"/>
    <w:rsid w:val="00D33F5A"/>
    <w:rsid w:val="00D3502C"/>
    <w:rsid w:val="00D40B2A"/>
    <w:rsid w:val="00D40C5C"/>
    <w:rsid w:val="00D65109"/>
    <w:rsid w:val="00D85C43"/>
    <w:rsid w:val="00DB5571"/>
    <w:rsid w:val="00DB5EF0"/>
    <w:rsid w:val="00DC1622"/>
    <w:rsid w:val="00DC24BD"/>
    <w:rsid w:val="00DC6534"/>
    <w:rsid w:val="00DC6718"/>
    <w:rsid w:val="00DD1659"/>
    <w:rsid w:val="00DD2115"/>
    <w:rsid w:val="00DD557E"/>
    <w:rsid w:val="00DD636E"/>
    <w:rsid w:val="00DF50D4"/>
    <w:rsid w:val="00DF7F2E"/>
    <w:rsid w:val="00E02066"/>
    <w:rsid w:val="00E1308B"/>
    <w:rsid w:val="00E16EAD"/>
    <w:rsid w:val="00E23DEF"/>
    <w:rsid w:val="00E32B34"/>
    <w:rsid w:val="00E37CF0"/>
    <w:rsid w:val="00E37F16"/>
    <w:rsid w:val="00E4188C"/>
    <w:rsid w:val="00E4758D"/>
    <w:rsid w:val="00E61AE4"/>
    <w:rsid w:val="00E61F3D"/>
    <w:rsid w:val="00E63B29"/>
    <w:rsid w:val="00E7301F"/>
    <w:rsid w:val="00E753D5"/>
    <w:rsid w:val="00E957D9"/>
    <w:rsid w:val="00EA1FED"/>
    <w:rsid w:val="00EA4DE8"/>
    <w:rsid w:val="00EA681D"/>
    <w:rsid w:val="00EB3060"/>
    <w:rsid w:val="00EB4B3B"/>
    <w:rsid w:val="00F06C45"/>
    <w:rsid w:val="00F15E6E"/>
    <w:rsid w:val="00F23168"/>
    <w:rsid w:val="00F3401B"/>
    <w:rsid w:val="00F413ED"/>
    <w:rsid w:val="00F43AEC"/>
    <w:rsid w:val="00F53A9D"/>
    <w:rsid w:val="00F904E3"/>
    <w:rsid w:val="00F93EE8"/>
    <w:rsid w:val="00FB01B5"/>
    <w:rsid w:val="00FBED38"/>
    <w:rsid w:val="00FC5CFD"/>
    <w:rsid w:val="00FD091F"/>
    <w:rsid w:val="00FD0AF5"/>
    <w:rsid w:val="00FD1E29"/>
    <w:rsid w:val="00FE404D"/>
    <w:rsid w:val="00FF2A59"/>
    <w:rsid w:val="00FF6143"/>
    <w:rsid w:val="00FF644A"/>
    <w:rsid w:val="00FF646B"/>
    <w:rsid w:val="019FFE10"/>
    <w:rsid w:val="01BB3E9B"/>
    <w:rsid w:val="01E4D910"/>
    <w:rsid w:val="01FE28AB"/>
    <w:rsid w:val="0221B58F"/>
    <w:rsid w:val="024AFB12"/>
    <w:rsid w:val="026143CC"/>
    <w:rsid w:val="026D3357"/>
    <w:rsid w:val="0278E5C3"/>
    <w:rsid w:val="02A15EAE"/>
    <w:rsid w:val="03155D12"/>
    <w:rsid w:val="03CDCA54"/>
    <w:rsid w:val="03FB3760"/>
    <w:rsid w:val="0400899D"/>
    <w:rsid w:val="04014A5D"/>
    <w:rsid w:val="04171F55"/>
    <w:rsid w:val="043D2F0F"/>
    <w:rsid w:val="043D4EB0"/>
    <w:rsid w:val="04494052"/>
    <w:rsid w:val="045FDA53"/>
    <w:rsid w:val="047C8128"/>
    <w:rsid w:val="04806ACD"/>
    <w:rsid w:val="04974290"/>
    <w:rsid w:val="04B12D73"/>
    <w:rsid w:val="04CA65E5"/>
    <w:rsid w:val="0535C96D"/>
    <w:rsid w:val="05506701"/>
    <w:rsid w:val="059D56CD"/>
    <w:rsid w:val="05DAEE28"/>
    <w:rsid w:val="0604EBA3"/>
    <w:rsid w:val="06106403"/>
    <w:rsid w:val="061F6A6F"/>
    <w:rsid w:val="064CFDD4"/>
    <w:rsid w:val="067086C7"/>
    <w:rsid w:val="067DB22F"/>
    <w:rsid w:val="0691EF11"/>
    <w:rsid w:val="06D7693C"/>
    <w:rsid w:val="06D798B3"/>
    <w:rsid w:val="06DEDB81"/>
    <w:rsid w:val="0700893A"/>
    <w:rsid w:val="071E6C35"/>
    <w:rsid w:val="073FBE86"/>
    <w:rsid w:val="0776BE89"/>
    <w:rsid w:val="079563DC"/>
    <w:rsid w:val="079B8062"/>
    <w:rsid w:val="07B421EA"/>
    <w:rsid w:val="07E6E058"/>
    <w:rsid w:val="07F610C3"/>
    <w:rsid w:val="081D9CF0"/>
    <w:rsid w:val="08736914"/>
    <w:rsid w:val="08BA3C96"/>
    <w:rsid w:val="08CE75B2"/>
    <w:rsid w:val="08D3FAC0"/>
    <w:rsid w:val="08E24DED"/>
    <w:rsid w:val="0931343D"/>
    <w:rsid w:val="0939F63E"/>
    <w:rsid w:val="09422713"/>
    <w:rsid w:val="0984F283"/>
    <w:rsid w:val="09F7E313"/>
    <w:rsid w:val="09FAD2F9"/>
    <w:rsid w:val="0A4C69FE"/>
    <w:rsid w:val="0A533C26"/>
    <w:rsid w:val="0A7BBFFE"/>
    <w:rsid w:val="0A960E8A"/>
    <w:rsid w:val="0AA2F0E1"/>
    <w:rsid w:val="0ABF7C6A"/>
    <w:rsid w:val="0AE51AB1"/>
    <w:rsid w:val="0AF33F0C"/>
    <w:rsid w:val="0B0CA6F4"/>
    <w:rsid w:val="0B17EF40"/>
    <w:rsid w:val="0B19D0CD"/>
    <w:rsid w:val="0B20C2E4"/>
    <w:rsid w:val="0B2BA9E4"/>
    <w:rsid w:val="0B3BCB3F"/>
    <w:rsid w:val="0B549F35"/>
    <w:rsid w:val="0B56A621"/>
    <w:rsid w:val="0B7AA7BD"/>
    <w:rsid w:val="0B7DF9BD"/>
    <w:rsid w:val="0BB69EFF"/>
    <w:rsid w:val="0C8513EA"/>
    <w:rsid w:val="0C8F8FF2"/>
    <w:rsid w:val="0CDBE4C0"/>
    <w:rsid w:val="0CE5DCB9"/>
    <w:rsid w:val="0D2F8DBD"/>
    <w:rsid w:val="0D3A9EAB"/>
    <w:rsid w:val="0D46A92A"/>
    <w:rsid w:val="0D4C4427"/>
    <w:rsid w:val="0DB305DF"/>
    <w:rsid w:val="0DC6AA29"/>
    <w:rsid w:val="0DE9FB0A"/>
    <w:rsid w:val="0E6977AF"/>
    <w:rsid w:val="0E75AF67"/>
    <w:rsid w:val="0EA71820"/>
    <w:rsid w:val="0EE77CF3"/>
    <w:rsid w:val="0EE782CE"/>
    <w:rsid w:val="0F1273C0"/>
    <w:rsid w:val="0F2135D5"/>
    <w:rsid w:val="0F81F49D"/>
    <w:rsid w:val="0FA4F105"/>
    <w:rsid w:val="0FE75A56"/>
    <w:rsid w:val="10220B80"/>
    <w:rsid w:val="1042E881"/>
    <w:rsid w:val="10693B7C"/>
    <w:rsid w:val="10CD786F"/>
    <w:rsid w:val="10DF3484"/>
    <w:rsid w:val="10E7F6FA"/>
    <w:rsid w:val="10FCA4EE"/>
    <w:rsid w:val="11123265"/>
    <w:rsid w:val="11219BCC"/>
    <w:rsid w:val="11236075"/>
    <w:rsid w:val="1140C166"/>
    <w:rsid w:val="11C8525C"/>
    <w:rsid w:val="11CDBCAA"/>
    <w:rsid w:val="11D17F91"/>
    <w:rsid w:val="11E732F6"/>
    <w:rsid w:val="11ECBA24"/>
    <w:rsid w:val="1224169B"/>
    <w:rsid w:val="1226023C"/>
    <w:rsid w:val="1283C75B"/>
    <w:rsid w:val="12B58B4E"/>
    <w:rsid w:val="12BE4902"/>
    <w:rsid w:val="131EFB18"/>
    <w:rsid w:val="132BD4C9"/>
    <w:rsid w:val="136422BD"/>
    <w:rsid w:val="13C981A1"/>
    <w:rsid w:val="13FA6A1F"/>
    <w:rsid w:val="13FB8CCE"/>
    <w:rsid w:val="14106A53"/>
    <w:rsid w:val="142FD9B1"/>
    <w:rsid w:val="14593C8E"/>
    <w:rsid w:val="1466A10C"/>
    <w:rsid w:val="14BACB79"/>
    <w:rsid w:val="14FFF31E"/>
    <w:rsid w:val="15285D1C"/>
    <w:rsid w:val="1540831D"/>
    <w:rsid w:val="15425C5D"/>
    <w:rsid w:val="1587AC05"/>
    <w:rsid w:val="159B4DA9"/>
    <w:rsid w:val="15A0E992"/>
    <w:rsid w:val="15BE0570"/>
    <w:rsid w:val="15EAD91F"/>
    <w:rsid w:val="15F710C0"/>
    <w:rsid w:val="162687CD"/>
    <w:rsid w:val="1627B0B2"/>
    <w:rsid w:val="168755E7"/>
    <w:rsid w:val="1687C621"/>
    <w:rsid w:val="169BC37F"/>
    <w:rsid w:val="16FE1A6A"/>
    <w:rsid w:val="17107B97"/>
    <w:rsid w:val="172CA279"/>
    <w:rsid w:val="17F26C3B"/>
    <w:rsid w:val="1820B194"/>
    <w:rsid w:val="184BD0C2"/>
    <w:rsid w:val="18643753"/>
    <w:rsid w:val="18722BE4"/>
    <w:rsid w:val="1896DA77"/>
    <w:rsid w:val="18EA1E8A"/>
    <w:rsid w:val="1935F1FE"/>
    <w:rsid w:val="1946FA55"/>
    <w:rsid w:val="198E3C9C"/>
    <w:rsid w:val="19B5FE73"/>
    <w:rsid w:val="19BF41C0"/>
    <w:rsid w:val="19D36441"/>
    <w:rsid w:val="19DA2E1F"/>
    <w:rsid w:val="19E9CAC7"/>
    <w:rsid w:val="1A17124E"/>
    <w:rsid w:val="1A81FF8F"/>
    <w:rsid w:val="1AACEE57"/>
    <w:rsid w:val="1AD69326"/>
    <w:rsid w:val="1B0CD653"/>
    <w:rsid w:val="1B378BA9"/>
    <w:rsid w:val="1BA71981"/>
    <w:rsid w:val="1BB8215C"/>
    <w:rsid w:val="1BC3DF84"/>
    <w:rsid w:val="1C102B16"/>
    <w:rsid w:val="1C2DBF31"/>
    <w:rsid w:val="1C38BF8F"/>
    <w:rsid w:val="1C726387"/>
    <w:rsid w:val="1C7A1C78"/>
    <w:rsid w:val="1CB15BE2"/>
    <w:rsid w:val="1D1F41E5"/>
    <w:rsid w:val="1D71A972"/>
    <w:rsid w:val="1D79958D"/>
    <w:rsid w:val="1E0E33E8"/>
    <w:rsid w:val="1E1F78E7"/>
    <w:rsid w:val="1E2A6146"/>
    <w:rsid w:val="1E793EB9"/>
    <w:rsid w:val="1E95E056"/>
    <w:rsid w:val="1EEA9E13"/>
    <w:rsid w:val="1EFB8046"/>
    <w:rsid w:val="1F065696"/>
    <w:rsid w:val="1F0D79D3"/>
    <w:rsid w:val="1F5544B4"/>
    <w:rsid w:val="1F835C3C"/>
    <w:rsid w:val="1FC239C3"/>
    <w:rsid w:val="1FCEA39B"/>
    <w:rsid w:val="1FD4F1F7"/>
    <w:rsid w:val="1FD55799"/>
    <w:rsid w:val="2027BCC7"/>
    <w:rsid w:val="203C74BF"/>
    <w:rsid w:val="20424DD1"/>
    <w:rsid w:val="20866E74"/>
    <w:rsid w:val="20944648"/>
    <w:rsid w:val="20A226F7"/>
    <w:rsid w:val="20A7D255"/>
    <w:rsid w:val="20B2A7D4"/>
    <w:rsid w:val="20CC0ED6"/>
    <w:rsid w:val="20DB7245"/>
    <w:rsid w:val="2108276D"/>
    <w:rsid w:val="211384BB"/>
    <w:rsid w:val="216A73FC"/>
    <w:rsid w:val="2194996E"/>
    <w:rsid w:val="21DAC20D"/>
    <w:rsid w:val="21FA1414"/>
    <w:rsid w:val="223AA211"/>
    <w:rsid w:val="227742A6"/>
    <w:rsid w:val="22CC1416"/>
    <w:rsid w:val="233D0C68"/>
    <w:rsid w:val="2368807B"/>
    <w:rsid w:val="2379EE93"/>
    <w:rsid w:val="237F5EAF"/>
    <w:rsid w:val="23838AA9"/>
    <w:rsid w:val="23AE22CC"/>
    <w:rsid w:val="23BD8E3D"/>
    <w:rsid w:val="23E6822B"/>
    <w:rsid w:val="2467E477"/>
    <w:rsid w:val="2485FE5C"/>
    <w:rsid w:val="2490F7AA"/>
    <w:rsid w:val="24A8C8BC"/>
    <w:rsid w:val="24BE9285"/>
    <w:rsid w:val="2515BEF4"/>
    <w:rsid w:val="2537A8F6"/>
    <w:rsid w:val="253F0F85"/>
    <w:rsid w:val="263DF26F"/>
    <w:rsid w:val="2645C202"/>
    <w:rsid w:val="2674AD2A"/>
    <w:rsid w:val="26A7A143"/>
    <w:rsid w:val="26B18F55"/>
    <w:rsid w:val="26E7CF20"/>
    <w:rsid w:val="2752DDBD"/>
    <w:rsid w:val="275433EB"/>
    <w:rsid w:val="27545360"/>
    <w:rsid w:val="27CE143A"/>
    <w:rsid w:val="2805D210"/>
    <w:rsid w:val="2830CB4F"/>
    <w:rsid w:val="283F0C89"/>
    <w:rsid w:val="288D6654"/>
    <w:rsid w:val="28F4280C"/>
    <w:rsid w:val="2969E49B"/>
    <w:rsid w:val="296B1E20"/>
    <w:rsid w:val="2979F7C6"/>
    <w:rsid w:val="297C39DF"/>
    <w:rsid w:val="29D2A18E"/>
    <w:rsid w:val="29E93017"/>
    <w:rsid w:val="29FD9BE8"/>
    <w:rsid w:val="2A662DA9"/>
    <w:rsid w:val="2A7AD0B0"/>
    <w:rsid w:val="2A8BD4AD"/>
    <w:rsid w:val="2AC8C66F"/>
    <w:rsid w:val="2AD72096"/>
    <w:rsid w:val="2B06EE81"/>
    <w:rsid w:val="2B0FA555"/>
    <w:rsid w:val="2B439BF1"/>
    <w:rsid w:val="2B454D80"/>
    <w:rsid w:val="2B481E4D"/>
    <w:rsid w:val="2B850078"/>
    <w:rsid w:val="2BBB4043"/>
    <w:rsid w:val="2BE2CBD6"/>
    <w:rsid w:val="2C264EE0"/>
    <w:rsid w:val="2C5DDDFF"/>
    <w:rsid w:val="2C765988"/>
    <w:rsid w:val="2C782BF3"/>
    <w:rsid w:val="2C9D1296"/>
    <w:rsid w:val="2CB3DAA1"/>
    <w:rsid w:val="2CD94333"/>
    <w:rsid w:val="2D1A81DB"/>
    <w:rsid w:val="2D7B89AF"/>
    <w:rsid w:val="2D8DE14D"/>
    <w:rsid w:val="2DA4F189"/>
    <w:rsid w:val="2DB9F54D"/>
    <w:rsid w:val="2DC21F41"/>
    <w:rsid w:val="2E100045"/>
    <w:rsid w:val="2E1229E9"/>
    <w:rsid w:val="2E4FAB02"/>
    <w:rsid w:val="2E9E80AF"/>
    <w:rsid w:val="2EDD950A"/>
    <w:rsid w:val="2EF0F87B"/>
    <w:rsid w:val="2EF3FCB8"/>
    <w:rsid w:val="2F17317F"/>
    <w:rsid w:val="2F55C5AE"/>
    <w:rsid w:val="2F837143"/>
    <w:rsid w:val="2FC7554D"/>
    <w:rsid w:val="2FD8BE6A"/>
    <w:rsid w:val="301BF7E1"/>
    <w:rsid w:val="3020BF26"/>
    <w:rsid w:val="304A0278"/>
    <w:rsid w:val="304A1E6E"/>
    <w:rsid w:val="305B4972"/>
    <w:rsid w:val="30A47FC4"/>
    <w:rsid w:val="30D57306"/>
    <w:rsid w:val="30F1960F"/>
    <w:rsid w:val="30FBFA23"/>
    <w:rsid w:val="311325C9"/>
    <w:rsid w:val="31566260"/>
    <w:rsid w:val="317DD912"/>
    <w:rsid w:val="317EE6D9"/>
    <w:rsid w:val="31874BC4"/>
    <w:rsid w:val="31A5B53D"/>
    <w:rsid w:val="31CCC672"/>
    <w:rsid w:val="31CF61BB"/>
    <w:rsid w:val="31D0EDDC"/>
    <w:rsid w:val="31E11376"/>
    <w:rsid w:val="31E5D2D9"/>
    <w:rsid w:val="31F65670"/>
    <w:rsid w:val="3218F66D"/>
    <w:rsid w:val="325C08A8"/>
    <w:rsid w:val="3291DA64"/>
    <w:rsid w:val="32BF44BE"/>
    <w:rsid w:val="331AB73A"/>
    <w:rsid w:val="336495AE"/>
    <w:rsid w:val="336B321C"/>
    <w:rsid w:val="339226D1"/>
    <w:rsid w:val="33B21C47"/>
    <w:rsid w:val="33FBF0C5"/>
    <w:rsid w:val="342BC218"/>
    <w:rsid w:val="34555F0A"/>
    <w:rsid w:val="3457A0D7"/>
    <w:rsid w:val="3475DBC4"/>
    <w:rsid w:val="3485D3CD"/>
    <w:rsid w:val="34BEEC86"/>
    <w:rsid w:val="34D9B930"/>
    <w:rsid w:val="3507027D"/>
    <w:rsid w:val="351FF809"/>
    <w:rsid w:val="35743863"/>
    <w:rsid w:val="3599871C"/>
    <w:rsid w:val="35E2FFF4"/>
    <w:rsid w:val="35FA5536"/>
    <w:rsid w:val="3604CCB5"/>
    <w:rsid w:val="36220C06"/>
    <w:rsid w:val="3629DC9A"/>
    <w:rsid w:val="3687C7BF"/>
    <w:rsid w:val="36A7CBBC"/>
    <w:rsid w:val="36B90693"/>
    <w:rsid w:val="36C0F419"/>
    <w:rsid w:val="36FC1885"/>
    <w:rsid w:val="37126578"/>
    <w:rsid w:val="371C2F20"/>
    <w:rsid w:val="37399ADD"/>
    <w:rsid w:val="37522AC7"/>
    <w:rsid w:val="37690187"/>
    <w:rsid w:val="37870D8D"/>
    <w:rsid w:val="37962597"/>
    <w:rsid w:val="37B7EED4"/>
    <w:rsid w:val="383EA33F"/>
    <w:rsid w:val="38796D19"/>
    <w:rsid w:val="38A44621"/>
    <w:rsid w:val="38B7FF81"/>
    <w:rsid w:val="38EDFB28"/>
    <w:rsid w:val="390AD31C"/>
    <w:rsid w:val="390B5C90"/>
    <w:rsid w:val="3931F5F8"/>
    <w:rsid w:val="3936E7B8"/>
    <w:rsid w:val="39445346"/>
    <w:rsid w:val="395C2D2C"/>
    <w:rsid w:val="395FE5B1"/>
    <w:rsid w:val="39743DDD"/>
    <w:rsid w:val="3981062C"/>
    <w:rsid w:val="39D35CDD"/>
    <w:rsid w:val="3A0AA33A"/>
    <w:rsid w:val="3A31FEA6"/>
    <w:rsid w:val="3A53CFE2"/>
    <w:rsid w:val="3A56B625"/>
    <w:rsid w:val="3A628729"/>
    <w:rsid w:val="3A6E3DCA"/>
    <w:rsid w:val="3A9AA513"/>
    <w:rsid w:val="3AD41565"/>
    <w:rsid w:val="3B27B00D"/>
    <w:rsid w:val="3B528572"/>
    <w:rsid w:val="3B63F617"/>
    <w:rsid w:val="3B96F499"/>
    <w:rsid w:val="3B9FC813"/>
    <w:rsid w:val="3BA31032"/>
    <w:rsid w:val="3C189588"/>
    <w:rsid w:val="3C198C12"/>
    <w:rsid w:val="3C259BEA"/>
    <w:rsid w:val="3C390165"/>
    <w:rsid w:val="3C505AC2"/>
    <w:rsid w:val="3C8A465B"/>
    <w:rsid w:val="3CE64CF6"/>
    <w:rsid w:val="3D58F7EC"/>
    <w:rsid w:val="3DC16C4B"/>
    <w:rsid w:val="3E3356D4"/>
    <w:rsid w:val="3E3676D9"/>
    <w:rsid w:val="3E5B5010"/>
    <w:rsid w:val="3F44DA5F"/>
    <w:rsid w:val="3F5D3CAC"/>
    <w:rsid w:val="3F711D64"/>
    <w:rsid w:val="3F8729DA"/>
    <w:rsid w:val="3F8B41E0"/>
    <w:rsid w:val="3F936D69"/>
    <w:rsid w:val="3FA1377C"/>
    <w:rsid w:val="40105093"/>
    <w:rsid w:val="40129620"/>
    <w:rsid w:val="40586260"/>
    <w:rsid w:val="409B557E"/>
    <w:rsid w:val="40D3D4D8"/>
    <w:rsid w:val="40F33B9E"/>
    <w:rsid w:val="40F90D0D"/>
    <w:rsid w:val="41178451"/>
    <w:rsid w:val="4141490F"/>
    <w:rsid w:val="416AF796"/>
    <w:rsid w:val="41F432C1"/>
    <w:rsid w:val="42005541"/>
    <w:rsid w:val="423725DF"/>
    <w:rsid w:val="4246E252"/>
    <w:rsid w:val="42A8BE26"/>
    <w:rsid w:val="42C7195D"/>
    <w:rsid w:val="42ED586A"/>
    <w:rsid w:val="42EF38CE"/>
    <w:rsid w:val="432208A5"/>
    <w:rsid w:val="43864EC4"/>
    <w:rsid w:val="43A2C646"/>
    <w:rsid w:val="43C46B73"/>
    <w:rsid w:val="43C9374A"/>
    <w:rsid w:val="43F99453"/>
    <w:rsid w:val="43F9D841"/>
    <w:rsid w:val="4448B3EF"/>
    <w:rsid w:val="4460ACEC"/>
    <w:rsid w:val="449F7CBD"/>
    <w:rsid w:val="456507AB"/>
    <w:rsid w:val="456EC6A1"/>
    <w:rsid w:val="460AAD86"/>
    <w:rsid w:val="462BB076"/>
    <w:rsid w:val="463E68B9"/>
    <w:rsid w:val="464660D7"/>
    <w:rsid w:val="4652E0E9"/>
    <w:rsid w:val="465DB81E"/>
    <w:rsid w:val="46636F18"/>
    <w:rsid w:val="4677DD77"/>
    <w:rsid w:val="469B4EB0"/>
    <w:rsid w:val="46EB7FD6"/>
    <w:rsid w:val="46F2E811"/>
    <w:rsid w:val="46FB4908"/>
    <w:rsid w:val="470A9702"/>
    <w:rsid w:val="4742CBA7"/>
    <w:rsid w:val="4786A0F2"/>
    <w:rsid w:val="484682BB"/>
    <w:rsid w:val="487325AD"/>
    <w:rsid w:val="487AFB74"/>
    <w:rsid w:val="48917A99"/>
    <w:rsid w:val="48964F1A"/>
    <w:rsid w:val="490BBB7C"/>
    <w:rsid w:val="493AF3BB"/>
    <w:rsid w:val="4972EDE0"/>
    <w:rsid w:val="4976097B"/>
    <w:rsid w:val="49CB17E4"/>
    <w:rsid w:val="49F3562B"/>
    <w:rsid w:val="49F59048"/>
    <w:rsid w:val="4A0EB8A5"/>
    <w:rsid w:val="4A2F346A"/>
    <w:rsid w:val="4A8DA783"/>
    <w:rsid w:val="4ACECAC2"/>
    <w:rsid w:val="4B53D72B"/>
    <w:rsid w:val="4B804F7A"/>
    <w:rsid w:val="4BD4492F"/>
    <w:rsid w:val="4BDF41AD"/>
    <w:rsid w:val="4BFC342B"/>
    <w:rsid w:val="4C2025F2"/>
    <w:rsid w:val="4C244DDF"/>
    <w:rsid w:val="4C2E1167"/>
    <w:rsid w:val="4C6BBED1"/>
    <w:rsid w:val="4C80D63B"/>
    <w:rsid w:val="4CAA8EA2"/>
    <w:rsid w:val="4CADAA3D"/>
    <w:rsid w:val="4CB597C3"/>
    <w:rsid w:val="4CB5A25B"/>
    <w:rsid w:val="4CBF264E"/>
    <w:rsid w:val="4D19402B"/>
    <w:rsid w:val="4D4D8B6E"/>
    <w:rsid w:val="4DA2BD53"/>
    <w:rsid w:val="4DA7FF02"/>
    <w:rsid w:val="4DC0C379"/>
    <w:rsid w:val="4DC6FD00"/>
    <w:rsid w:val="4DD7EAD6"/>
    <w:rsid w:val="4E2FCF30"/>
    <w:rsid w:val="4E47E3F1"/>
    <w:rsid w:val="4E497A9E"/>
    <w:rsid w:val="4F472355"/>
    <w:rsid w:val="4F8419B5"/>
    <w:rsid w:val="503A5968"/>
    <w:rsid w:val="506424CC"/>
    <w:rsid w:val="50645B3E"/>
    <w:rsid w:val="50A14EEA"/>
    <w:rsid w:val="50E80A40"/>
    <w:rsid w:val="513FC5C1"/>
    <w:rsid w:val="515C158D"/>
    <w:rsid w:val="51DBDF0C"/>
    <w:rsid w:val="51EE8FAA"/>
    <w:rsid w:val="51F5D3BD"/>
    <w:rsid w:val="5201EB53"/>
    <w:rsid w:val="520991F4"/>
    <w:rsid w:val="521BE852"/>
    <w:rsid w:val="52283697"/>
    <w:rsid w:val="52AFB890"/>
    <w:rsid w:val="52B0485A"/>
    <w:rsid w:val="52D643E5"/>
    <w:rsid w:val="52DBCBA3"/>
    <w:rsid w:val="53313EF7"/>
    <w:rsid w:val="53859BCE"/>
    <w:rsid w:val="539C728E"/>
    <w:rsid w:val="53C9969E"/>
    <w:rsid w:val="53E7489A"/>
    <w:rsid w:val="54721446"/>
    <w:rsid w:val="54776683"/>
    <w:rsid w:val="54C0A9A8"/>
    <w:rsid w:val="55A22F6A"/>
    <w:rsid w:val="55ADDFDB"/>
    <w:rsid w:val="5670F239"/>
    <w:rsid w:val="56A301C2"/>
    <w:rsid w:val="56DD5704"/>
    <w:rsid w:val="571EE95C"/>
    <w:rsid w:val="576127AC"/>
    <w:rsid w:val="5797671E"/>
    <w:rsid w:val="57AF0745"/>
    <w:rsid w:val="57B86244"/>
    <w:rsid w:val="57CA6D0B"/>
    <w:rsid w:val="57F84A6A"/>
    <w:rsid w:val="580FF632"/>
    <w:rsid w:val="582AFED0"/>
    <w:rsid w:val="5833D4BC"/>
    <w:rsid w:val="5858E454"/>
    <w:rsid w:val="585FFF08"/>
    <w:rsid w:val="586DDABC"/>
    <w:rsid w:val="594AD7A6"/>
    <w:rsid w:val="598D8EAD"/>
    <w:rsid w:val="59A69630"/>
    <w:rsid w:val="59B3694B"/>
    <w:rsid w:val="59B86083"/>
    <w:rsid w:val="59F183AF"/>
    <w:rsid w:val="59FBCF69"/>
    <w:rsid w:val="5A164D13"/>
    <w:rsid w:val="5A2E33A8"/>
    <w:rsid w:val="5A38D822"/>
    <w:rsid w:val="5A3C407E"/>
    <w:rsid w:val="5A4FC61F"/>
    <w:rsid w:val="5A67AE84"/>
    <w:rsid w:val="5A98C86E"/>
    <w:rsid w:val="5AD4FEA1"/>
    <w:rsid w:val="5B2481A4"/>
    <w:rsid w:val="5B5B3818"/>
    <w:rsid w:val="5B61D9AE"/>
    <w:rsid w:val="5B69730F"/>
    <w:rsid w:val="5BA04937"/>
    <w:rsid w:val="5BB02EB3"/>
    <w:rsid w:val="5BC0ACD0"/>
    <w:rsid w:val="5BCC1A98"/>
    <w:rsid w:val="5C1FC73D"/>
    <w:rsid w:val="5C367E8B"/>
    <w:rsid w:val="5C509D99"/>
    <w:rsid w:val="5C68BA3E"/>
    <w:rsid w:val="5C6E9620"/>
    <w:rsid w:val="5C827868"/>
    <w:rsid w:val="5CCBBB8D"/>
    <w:rsid w:val="5CCEC685"/>
    <w:rsid w:val="5CE8A39F"/>
    <w:rsid w:val="5CFE6FF3"/>
    <w:rsid w:val="5D02344F"/>
    <w:rsid w:val="5D3D388D"/>
    <w:rsid w:val="5D4B425A"/>
    <w:rsid w:val="5D515DCE"/>
    <w:rsid w:val="5D8E2AE0"/>
    <w:rsid w:val="5E0DA785"/>
    <w:rsid w:val="5E1E48C9"/>
    <w:rsid w:val="5E58EFCB"/>
    <w:rsid w:val="5E7C413C"/>
    <w:rsid w:val="5E996872"/>
    <w:rsid w:val="5EDC2F2D"/>
    <w:rsid w:val="5F0B28E7"/>
    <w:rsid w:val="5F5D6B06"/>
    <w:rsid w:val="5F6C59CA"/>
    <w:rsid w:val="5FD9C153"/>
    <w:rsid w:val="5FE82052"/>
    <w:rsid w:val="6055BC19"/>
    <w:rsid w:val="6077FF8E"/>
    <w:rsid w:val="60AE85C1"/>
    <w:rsid w:val="60DE017D"/>
    <w:rsid w:val="60F270A8"/>
    <w:rsid w:val="6100A9C2"/>
    <w:rsid w:val="61058474"/>
    <w:rsid w:val="6156FAE1"/>
    <w:rsid w:val="617FAAF0"/>
    <w:rsid w:val="61964CF3"/>
    <w:rsid w:val="61A37130"/>
    <w:rsid w:val="61D438EB"/>
    <w:rsid w:val="6216C5F7"/>
    <w:rsid w:val="622B31E4"/>
    <w:rsid w:val="625ADE77"/>
    <w:rsid w:val="6279D1DE"/>
    <w:rsid w:val="62A3DA53"/>
    <w:rsid w:val="62CE8785"/>
    <w:rsid w:val="62F1B9EC"/>
    <w:rsid w:val="63189413"/>
    <w:rsid w:val="63468DFF"/>
    <w:rsid w:val="636DB177"/>
    <w:rsid w:val="63B24CEB"/>
    <w:rsid w:val="63B7F432"/>
    <w:rsid w:val="63C373A5"/>
    <w:rsid w:val="648D8A4D"/>
    <w:rsid w:val="652AB9A6"/>
    <w:rsid w:val="654609F1"/>
    <w:rsid w:val="655518CE"/>
    <w:rsid w:val="655F4406"/>
    <w:rsid w:val="660CB20F"/>
    <w:rsid w:val="668D6786"/>
    <w:rsid w:val="66D30B02"/>
    <w:rsid w:val="66FE7DE4"/>
    <w:rsid w:val="67366138"/>
    <w:rsid w:val="6767C18C"/>
    <w:rsid w:val="67926D31"/>
    <w:rsid w:val="67C52B0F"/>
    <w:rsid w:val="67CCBF36"/>
    <w:rsid w:val="67F7226A"/>
    <w:rsid w:val="685A2DA4"/>
    <w:rsid w:val="68AC4E87"/>
    <w:rsid w:val="68EBA257"/>
    <w:rsid w:val="68FCD323"/>
    <w:rsid w:val="690391ED"/>
    <w:rsid w:val="692E3D92"/>
    <w:rsid w:val="69810849"/>
    <w:rsid w:val="69AB781D"/>
    <w:rsid w:val="69DCF2FB"/>
    <w:rsid w:val="6A1090C5"/>
    <w:rsid w:val="6A1E8A96"/>
    <w:rsid w:val="6A56E972"/>
    <w:rsid w:val="6AC72FC2"/>
    <w:rsid w:val="6B045FF8"/>
    <w:rsid w:val="6B11F9A6"/>
    <w:rsid w:val="6B47487E"/>
    <w:rsid w:val="6B507026"/>
    <w:rsid w:val="6B843A38"/>
    <w:rsid w:val="6BB2D042"/>
    <w:rsid w:val="6BBDA83D"/>
    <w:rsid w:val="6BE75753"/>
    <w:rsid w:val="6BF2B9D3"/>
    <w:rsid w:val="6C2E5758"/>
    <w:rsid w:val="6C3521BC"/>
    <w:rsid w:val="6CEF7922"/>
    <w:rsid w:val="6CFD04D1"/>
    <w:rsid w:val="6D09635E"/>
    <w:rsid w:val="6D309D22"/>
    <w:rsid w:val="6DB43033"/>
    <w:rsid w:val="6E17AFE4"/>
    <w:rsid w:val="6E7C29CE"/>
    <w:rsid w:val="6E7EE940"/>
    <w:rsid w:val="6E9AF252"/>
    <w:rsid w:val="6ED7CDF4"/>
    <w:rsid w:val="6EE48CF5"/>
    <w:rsid w:val="6EFD3685"/>
    <w:rsid w:val="6F3418D0"/>
    <w:rsid w:val="6F725D2C"/>
    <w:rsid w:val="6FBD767E"/>
    <w:rsid w:val="6FC81E6B"/>
    <w:rsid w:val="6FE92266"/>
    <w:rsid w:val="701DB9EF"/>
    <w:rsid w:val="7029AE2E"/>
    <w:rsid w:val="704C347F"/>
    <w:rsid w:val="7075D30D"/>
    <w:rsid w:val="70823026"/>
    <w:rsid w:val="70C62AF6"/>
    <w:rsid w:val="710EA3D2"/>
    <w:rsid w:val="712BD246"/>
    <w:rsid w:val="715A791F"/>
    <w:rsid w:val="71813BB7"/>
    <w:rsid w:val="7231E13F"/>
    <w:rsid w:val="7271E3B1"/>
    <w:rsid w:val="727D32CD"/>
    <w:rsid w:val="728C25D4"/>
    <w:rsid w:val="728FEB10"/>
    <w:rsid w:val="7294EDBC"/>
    <w:rsid w:val="729754DE"/>
    <w:rsid w:val="729BB030"/>
    <w:rsid w:val="72DBBE6A"/>
    <w:rsid w:val="72E15019"/>
    <w:rsid w:val="736C0EDB"/>
    <w:rsid w:val="737D9D10"/>
    <w:rsid w:val="7383D541"/>
    <w:rsid w:val="73B5777F"/>
    <w:rsid w:val="73D1D708"/>
    <w:rsid w:val="73E207E3"/>
    <w:rsid w:val="73EC681D"/>
    <w:rsid w:val="73F08B68"/>
    <w:rsid w:val="73F387F9"/>
    <w:rsid w:val="7445CE4F"/>
    <w:rsid w:val="7450F82F"/>
    <w:rsid w:val="74569D52"/>
    <w:rsid w:val="745E6FD7"/>
    <w:rsid w:val="748A46B8"/>
    <w:rsid w:val="74AAF3AC"/>
    <w:rsid w:val="74E1D812"/>
    <w:rsid w:val="74EF5B94"/>
    <w:rsid w:val="751FA5A2"/>
    <w:rsid w:val="75640150"/>
    <w:rsid w:val="756C7809"/>
    <w:rsid w:val="759750AA"/>
    <w:rsid w:val="75E19EB0"/>
    <w:rsid w:val="763759D5"/>
    <w:rsid w:val="7647D781"/>
    <w:rsid w:val="7661DDF5"/>
    <w:rsid w:val="76A892F8"/>
    <w:rsid w:val="76B8585F"/>
    <w:rsid w:val="76CC3975"/>
    <w:rsid w:val="77064E81"/>
    <w:rsid w:val="77072DCC"/>
    <w:rsid w:val="77EBDF21"/>
    <w:rsid w:val="78152EF3"/>
    <w:rsid w:val="7852B687"/>
    <w:rsid w:val="78574664"/>
    <w:rsid w:val="789B946F"/>
    <w:rsid w:val="78A418CB"/>
    <w:rsid w:val="78A5482B"/>
    <w:rsid w:val="78B753E2"/>
    <w:rsid w:val="78E3BD7D"/>
    <w:rsid w:val="78FF2C94"/>
    <w:rsid w:val="790724B2"/>
    <w:rsid w:val="794B0957"/>
    <w:rsid w:val="794E731D"/>
    <w:rsid w:val="79BBBE08"/>
    <w:rsid w:val="79E6EAB7"/>
    <w:rsid w:val="79F316C5"/>
    <w:rsid w:val="79F43FAA"/>
    <w:rsid w:val="7A461ACC"/>
    <w:rsid w:val="7A47F563"/>
    <w:rsid w:val="7A600CFD"/>
    <w:rsid w:val="7AC0F4F5"/>
    <w:rsid w:val="7ADD0A8F"/>
    <w:rsid w:val="7AF75685"/>
    <w:rsid w:val="7B011D01"/>
    <w:rsid w:val="7B3AFF87"/>
    <w:rsid w:val="7B3EFFEC"/>
    <w:rsid w:val="7B82BB18"/>
    <w:rsid w:val="7C321D29"/>
    <w:rsid w:val="7C96A311"/>
    <w:rsid w:val="7D2BF10F"/>
    <w:rsid w:val="7D3C9850"/>
    <w:rsid w:val="7D4B67C8"/>
    <w:rsid w:val="7D502019"/>
    <w:rsid w:val="7D5B81DC"/>
    <w:rsid w:val="7D5C6666"/>
    <w:rsid w:val="7DD29DB7"/>
    <w:rsid w:val="7E363A9B"/>
    <w:rsid w:val="7EAB22B9"/>
    <w:rsid w:val="7EC7C170"/>
    <w:rsid w:val="7F027D13"/>
    <w:rsid w:val="7F252AF3"/>
    <w:rsid w:val="7F337E20"/>
    <w:rsid w:val="7F79190E"/>
    <w:rsid w:val="7F830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811E0"/>
  <w15:chartTrackingRefBased/>
  <w15:docId w15:val="{C2B2A437-9C50-4281-97BB-04E3217D8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TextChar" w:customStyle="1">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paragraph" w:styleId="Revision">
    <w:name w:val="Revision"/>
    <w:hidden/>
    <w:uiPriority w:val="99"/>
    <w:semiHidden/>
    <w:rsid w:val="00452427"/>
    <w:pPr>
      <w:spacing w:after="0" w:line="240" w:lineRule="auto"/>
    </w:pPr>
  </w:style>
  <w:style w:type="character" w:styleId="CommentReference">
    <w:name w:val="annotation reference"/>
    <w:basedOn w:val="DefaultParagraphFont"/>
    <w:uiPriority w:val="99"/>
    <w:semiHidden/>
    <w:unhideWhenUsed/>
    <w:rsid w:val="002746DE"/>
    <w:rPr>
      <w:sz w:val="16"/>
      <w:szCs w:val="16"/>
    </w:rPr>
  </w:style>
  <w:style w:type="paragraph" w:styleId="CommentText">
    <w:name w:val="annotation text"/>
    <w:basedOn w:val="Normal"/>
    <w:link w:val="CommentTextChar"/>
    <w:uiPriority w:val="99"/>
    <w:semiHidden/>
    <w:unhideWhenUsed/>
    <w:rsid w:val="002746DE"/>
    <w:pPr>
      <w:spacing w:line="240" w:lineRule="auto"/>
    </w:pPr>
    <w:rPr>
      <w:sz w:val="20"/>
      <w:szCs w:val="20"/>
    </w:rPr>
  </w:style>
  <w:style w:type="character" w:styleId="CommentTextChar" w:customStyle="1">
    <w:name w:val="Comment Text Char"/>
    <w:basedOn w:val="DefaultParagraphFont"/>
    <w:link w:val="CommentText"/>
    <w:uiPriority w:val="99"/>
    <w:semiHidden/>
    <w:rsid w:val="002746DE"/>
    <w:rPr>
      <w:sz w:val="20"/>
      <w:szCs w:val="20"/>
    </w:rPr>
  </w:style>
  <w:style w:type="paragraph" w:styleId="CommentSubject">
    <w:name w:val="annotation subject"/>
    <w:basedOn w:val="CommentText"/>
    <w:next w:val="CommentText"/>
    <w:link w:val="CommentSubjectChar"/>
    <w:uiPriority w:val="99"/>
    <w:semiHidden/>
    <w:unhideWhenUsed/>
    <w:rsid w:val="002746DE"/>
    <w:rPr>
      <w:b/>
      <w:bCs/>
    </w:rPr>
  </w:style>
  <w:style w:type="character" w:styleId="CommentSubjectChar" w:customStyle="1">
    <w:name w:val="Comment Subject Char"/>
    <w:basedOn w:val="CommentTextChar"/>
    <w:link w:val="CommentSubject"/>
    <w:uiPriority w:val="99"/>
    <w:semiHidden/>
    <w:rsid w:val="002746D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microsoft.com/office/2016/09/relationships/commentsIds" Target="commentsIds.xml" Id="rId8" /><Relationship Type="http://schemas.openxmlformats.org/officeDocument/2006/relationships/footer" Target="footer1.xml" Id="rId18" /><Relationship Type="http://schemas.openxmlformats.org/officeDocument/2006/relationships/webSettings" Target="webSettings.xml" Id="rId3" /><Relationship Type="http://schemas.openxmlformats.org/officeDocument/2006/relationships/theme" Target="theme/theme1.xml" Id="rId21" /><Relationship Type="http://schemas.microsoft.com/office/2011/relationships/commentsExtended" Target="commentsExtended.xml" Id="rId7" /><Relationship Type="http://schemas.openxmlformats.org/officeDocument/2006/relationships/header" Target="header1.xml" Id="rId17" /><Relationship Type="http://schemas.openxmlformats.org/officeDocument/2006/relationships/settings" Target="settings.xml" Id="rId2" /><Relationship Type="http://schemas.microsoft.com/office/2011/relationships/people" Target="people.xml" Id="rId20" /><Relationship Type="http://schemas.openxmlformats.org/officeDocument/2006/relationships/styles" Target="styles.xml" Id="rId1" /><Relationship Type="http://schemas.openxmlformats.org/officeDocument/2006/relationships/endnotes" Target="endnotes.xml" Id="rId5" /><Relationship Type="http://schemas.openxmlformats.org/officeDocument/2006/relationships/fontTable" Target="fontTable.xml" Id="rId19" /><Relationship Type="http://schemas.openxmlformats.org/officeDocument/2006/relationships/footnotes" Target="footnotes.xml" Id="rId4" /><Relationship Type="http://schemas.microsoft.com/office/2020/10/relationships/intelligence" Target="intelligence2.xml" Id="rId22" /><Relationship Type="http://schemas.openxmlformats.org/officeDocument/2006/relationships/hyperlink" Target="https://login.libproxy.lib.unc.edu/login?url=https://search.ebscohost.com/login.aspx?direct=true&amp;db=aph&amp;AN=9705073596&amp;site=ehost-live&amp;scope=site" TargetMode="External" Id="Rebc689ccf2384182" /><Relationship Type="http://schemas.openxmlformats.org/officeDocument/2006/relationships/hyperlink" Target="https://www.cheguevara.org/Guerrilla-Warfare.pdf" TargetMode="External" Id="R5c781ced72dc474b" /><Relationship Type="http://schemas.openxmlformats.org/officeDocument/2006/relationships/hyperlink" Target="https://www.dollarsandsense.org/archives/1997/0797reuss.html" TargetMode="External" Id="R1232cd7123054abb" /><Relationship Type="http://schemas.openxmlformats.org/officeDocument/2006/relationships/hyperlink" Target="http://libproxy.lib.unc.edu/login?url=https://www.proquest.com/wire-feeds/u-s-makes-documents-on-che-guevara-surveillance/docview/2449815742/se-2" TargetMode="External" Id="Rba4f1439535846cd" /><Relationship Type="http://schemas.openxmlformats.org/officeDocument/2006/relationships/hyperlink" Target="http://libproxy.lib.unc.edu/login?url=https://www.proquest.com/wire-feeds/every-time-just-cause-triumphs-che-guevaras/docview/2723057224/se-2" TargetMode="External" Id="Rd1370babac0644ff" /><Relationship Type="http://schemas.openxmlformats.org/officeDocument/2006/relationships/hyperlink" Target="https://bleacherreport.com/articles/1841078-brazilian-club-put-face-of-che-guevara-on-shirts" TargetMode="External" Id="R115b4a101e144ddc" /><Relationship Type="http://schemas.openxmlformats.org/officeDocument/2006/relationships/hyperlink" Target="https://doi.org/10.2307/165060" TargetMode="External" Id="Rd90f17e8e723413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Madison Sousa</dc:creator>
  <keywords/>
  <dc:description/>
  <lastModifiedBy>Chase Dylan McNeill</lastModifiedBy>
  <revision>7</revision>
  <dcterms:created xsi:type="dcterms:W3CDTF">2025-01-02T23:04:00.0000000Z</dcterms:created>
  <dcterms:modified xsi:type="dcterms:W3CDTF">2026-01-22T07:43:16.0871811Z</dcterms:modified>
</coreProperties>
</file>